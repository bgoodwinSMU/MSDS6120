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A3755" w:rsidR="009B1D59" w:rsidP="009B1D59" w:rsidRDefault="007C7ECF" w14:paraId="18C1DE83" w14:textId="77777777">
      <w:pPr>
        <w:pStyle w:val="Title1"/>
      </w:pPr>
      <w:r>
        <w:t>Exploration of Data Science Toolbox and Predictive Models to Detect and Prevent Medicare Fraud, Waste, and Abuse</w:t>
      </w:r>
    </w:p>
    <w:p w:rsidRPr="00B46B16" w:rsidR="007C7ECF" w:rsidP="007C7ECF" w:rsidRDefault="007C7ECF" w14:paraId="6082004F" w14:textId="77777777">
      <w:pPr>
        <w:pStyle w:val="author"/>
        <w:spacing w:after="0"/>
        <w:rPr>
          <w:lang w:val="de-DE"/>
        </w:rPr>
      </w:pPr>
      <w:r>
        <w:rPr>
          <w:lang w:val="de-DE"/>
        </w:rPr>
        <w:t xml:space="preserve">Adam </w:t>
      </w:r>
      <w:proofErr w:type="spellStart"/>
      <w:r>
        <w:rPr>
          <w:lang w:val="de-DE"/>
        </w:rPr>
        <w:t>Canton</w:t>
      </w:r>
      <w:proofErr w:type="spellEnd"/>
      <w:r w:rsidRPr="009A3755">
        <w:rPr>
          <w:position w:val="6"/>
          <w:sz w:val="12"/>
          <w:szCs w:val="12"/>
          <w:lang w:val="de-DE"/>
        </w:rPr>
        <w:t>1</w:t>
      </w:r>
      <w:r w:rsidRPr="009A3755">
        <w:rPr>
          <w:lang w:val="de-DE"/>
        </w:rPr>
        <w:t xml:space="preserve">, </w:t>
      </w:r>
      <w:r>
        <w:rPr>
          <w:lang w:val="de-DE"/>
        </w:rPr>
        <w:t>Eli Fuller</w:t>
      </w:r>
      <w:r>
        <w:rPr>
          <w:position w:val="6"/>
          <w:sz w:val="12"/>
          <w:szCs w:val="12"/>
          <w:lang w:val="de-DE"/>
        </w:rPr>
        <w:t>2</w:t>
      </w:r>
      <w:r>
        <w:rPr>
          <w:lang w:val="de-DE"/>
        </w:rPr>
        <w:t>, Benjamin Goodwin</w:t>
      </w:r>
      <w:r>
        <w:rPr>
          <w:position w:val="6"/>
          <w:sz w:val="12"/>
          <w:szCs w:val="12"/>
          <w:lang w:val="de-DE"/>
        </w:rPr>
        <w:t>3</w:t>
      </w:r>
      <w:r>
        <w:rPr>
          <w:lang w:val="de-DE"/>
        </w:rPr>
        <w:t xml:space="preserve">, </w:t>
      </w:r>
      <w:proofErr w:type="spellStart"/>
      <w:r>
        <w:rPr>
          <w:lang w:val="de-DE"/>
        </w:rPr>
        <w:t>Babatunde</w:t>
      </w:r>
      <w:proofErr w:type="spellEnd"/>
      <w:r>
        <w:rPr>
          <w:lang w:val="de-DE"/>
        </w:rPr>
        <w:t xml:space="preserve"> </w:t>
      </w:r>
      <w:proofErr w:type="spellStart"/>
      <w:r>
        <w:rPr>
          <w:lang w:val="de-DE"/>
        </w:rPr>
        <w:t>Olanipekun</w:t>
      </w:r>
      <w:proofErr w:type="spellEnd"/>
      <w:r w:rsidRPr="008C2534">
        <w:rPr>
          <w:position w:val="6"/>
          <w:sz w:val="12"/>
          <w:szCs w:val="12"/>
          <w:lang w:val="de-DE"/>
        </w:rPr>
        <w:t xml:space="preserve"> </w:t>
      </w:r>
      <w:r>
        <w:rPr>
          <w:position w:val="6"/>
          <w:sz w:val="12"/>
          <w:szCs w:val="12"/>
          <w:lang w:val="de-DE"/>
        </w:rPr>
        <w:t>4</w:t>
      </w:r>
      <w:r>
        <w:rPr>
          <w:lang w:val="de-DE"/>
        </w:rPr>
        <w:t>,</w:t>
      </w:r>
      <w:r w:rsidRPr="008C2534">
        <w:rPr>
          <w:lang w:val="de-DE"/>
        </w:rPr>
        <w:t xml:space="preserve"> </w:t>
      </w:r>
      <w:r>
        <w:rPr>
          <w:lang w:val="de-DE"/>
        </w:rPr>
        <w:t xml:space="preserve">Chris </w:t>
      </w:r>
      <w:proofErr w:type="spellStart"/>
      <w:r>
        <w:rPr>
          <w:lang w:val="de-DE"/>
        </w:rPr>
        <w:t>Papesh</w:t>
      </w:r>
      <w:proofErr w:type="spellEnd"/>
      <w:r>
        <w:rPr>
          <w:position w:val="6"/>
          <w:sz w:val="12"/>
          <w:szCs w:val="12"/>
          <w:lang w:val="de-DE"/>
        </w:rPr>
        <w:t>5</w:t>
      </w:r>
    </w:p>
    <w:p w:rsidR="007C7ECF" w:rsidP="007C7ECF" w:rsidRDefault="007C7ECF" w14:paraId="7652C3CB" w14:textId="77777777">
      <w:pPr>
        <w:pStyle w:val="authorinfo"/>
        <w:rPr>
          <w:lang w:val="de-DE"/>
        </w:rPr>
      </w:pPr>
      <w:r w:rsidRPr="009A3755">
        <w:rPr>
          <w:position w:val="6"/>
          <w:sz w:val="11"/>
          <w:szCs w:val="11"/>
          <w:lang w:val="de-DE"/>
        </w:rPr>
        <w:t>1</w:t>
      </w:r>
      <w:r w:rsidRPr="009A3755">
        <w:rPr>
          <w:lang w:val="de-DE"/>
        </w:rPr>
        <w:t xml:space="preserve"> </w:t>
      </w:r>
      <w:r>
        <w:rPr>
          <w:lang w:val="de-DE"/>
        </w:rPr>
        <w:t xml:space="preserve">Master </w:t>
      </w:r>
      <w:proofErr w:type="spellStart"/>
      <w:r>
        <w:rPr>
          <w:lang w:val="de-DE"/>
        </w:rPr>
        <w:t>of</w:t>
      </w:r>
      <w:proofErr w:type="spellEnd"/>
      <w:r>
        <w:rPr>
          <w:lang w:val="de-DE"/>
        </w:rPr>
        <w:t xml:space="preserve"> Science in Data Science, Southern Methodist University,</w:t>
      </w:r>
      <w:r w:rsidRPr="009A3755">
        <w:rPr>
          <w:lang w:val="de-DE"/>
        </w:rPr>
        <w:br/>
      </w:r>
      <w:r>
        <w:rPr>
          <w:lang w:val="de-DE"/>
        </w:rPr>
        <w:t>Dallas, TX 75275 USA</w:t>
      </w:r>
    </w:p>
    <w:p w:rsidRPr="008C2534" w:rsidR="007C7ECF" w:rsidP="007C7ECF" w:rsidRDefault="007C7ECF" w14:paraId="602E2E91" w14:textId="29C0885D">
      <w:pPr>
        <w:pStyle w:val="email"/>
        <w:rPr>
          <w:lang w:val="de-DE"/>
        </w:rPr>
      </w:pPr>
      <w:r w:rsidRPr="2CBBD534" w:rsidR="007C7ECF">
        <w:rPr>
          <w:lang w:val="de-DE"/>
        </w:rPr>
        <w:t>{</w:t>
      </w:r>
      <w:r w:rsidRPr="2CBBD534" w:rsidR="007C7ECF">
        <w:rPr>
          <w:lang w:val="de-DE"/>
        </w:rPr>
        <w:t>eli.fullerin</w:t>
      </w:r>
      <w:r w:rsidRPr="2CBBD534" w:rsidR="00E84939">
        <w:rPr>
          <w:lang w:val="de-DE"/>
        </w:rPr>
        <w:t>,</w:t>
      </w:r>
      <w:r w:rsidRPr="2CBBD534" w:rsidR="00E84939">
        <w:rPr>
          <w:lang w:val="de-DE"/>
        </w:rPr>
        <w:t xml:space="preserve"> </w:t>
      </w:r>
      <w:r w:rsidRPr="2CBBD534" w:rsidR="009F1BA9">
        <w:rPr>
          <w:lang w:val="de-DE"/>
        </w:rPr>
        <w:t>ovens</w:t>
      </w:r>
      <w:r w:rsidRPr="2CBBD534" w:rsidR="009C4B51">
        <w:rPr>
          <w:lang w:val="de-DE"/>
        </w:rPr>
        <w:t>,</w:t>
      </w:r>
      <w:ins w:author="Cheun, Jacquelyn" w:date="2021-11-23T00:35:57.938Z" w:id="331351279">
        <w:r w:rsidRPr="2CBBD534" w:rsidR="3C8E09C1">
          <w:rPr>
            <w:lang w:val="de-DE"/>
          </w:rPr>
          <w:t xml:space="preserve"> </w:t>
        </w:r>
      </w:ins>
      <w:r w:rsidRPr="2CBBD534" w:rsidR="00E84939">
        <w:rPr>
          <w:lang w:val="de-DE"/>
        </w:rPr>
        <w:t>chris.papesh</w:t>
      </w:r>
      <w:del w:author="Cheun, Jacquelyn" w:date="2021-11-23T00:35:55.215Z" w:id="1904766584">
        <w:r w:rsidRPr="2CBBD534" w:rsidDel="00E84939">
          <w:rPr>
            <w:lang w:val="de-DE"/>
          </w:rPr>
          <w:delText xml:space="preserve"> </w:delText>
        </w:r>
      </w:del>
      <w:r w:rsidRPr="2CBBD534" w:rsidR="007C7ECF">
        <w:rPr>
          <w:lang w:val="de-DE"/>
        </w:rPr>
        <w:t>}</w:t>
      </w:r>
      <w:r w:rsidRPr="2CBBD534" w:rsidR="007C7ECF">
        <w:rPr>
          <w:sz w:val="16"/>
          <w:szCs w:val="16"/>
          <w:lang w:val="de-DE"/>
        </w:rPr>
        <w:t>@unlv.edu</w:t>
      </w:r>
    </w:p>
    <w:p w:rsidR="007C7ECF" w:rsidP="007C7ECF" w:rsidRDefault="007C7ECF" w14:paraId="66BD5933" w14:textId="77777777">
      <w:pPr>
        <w:pStyle w:val="email"/>
        <w:rPr>
          <w:lang w:val="de-DE"/>
        </w:rPr>
      </w:pPr>
      <w:r>
        <w:rPr>
          <w:lang w:val="de-DE"/>
        </w:rPr>
        <w:t>{</w:t>
      </w:r>
      <w:proofErr w:type="spellStart"/>
      <w:r>
        <w:rPr>
          <w:lang w:val="de-DE"/>
        </w:rPr>
        <w:t>bgoodwin</w:t>
      </w:r>
      <w:proofErr w:type="spellEnd"/>
      <w:r>
        <w:rPr>
          <w:lang w:val="de-DE"/>
        </w:rPr>
        <w:t xml:space="preserve">, </w:t>
      </w:r>
      <w:proofErr w:type="spellStart"/>
      <w:r>
        <w:rPr>
          <w:lang w:val="de-DE"/>
        </w:rPr>
        <w:t>cantona</w:t>
      </w:r>
      <w:proofErr w:type="spellEnd"/>
      <w:r>
        <w:rPr>
          <w:lang w:val="de-DE"/>
        </w:rPr>
        <w:t xml:space="preserve">, </w:t>
      </w:r>
      <w:proofErr w:type="spellStart"/>
      <w:r w:rsidRPr="00914166">
        <w:rPr>
          <w:lang w:val="de-DE"/>
        </w:rPr>
        <w:t>bolanipekun</w:t>
      </w:r>
      <w:proofErr w:type="spellEnd"/>
      <w:r w:rsidRPr="00914166">
        <w:rPr>
          <w:lang w:val="de-DE"/>
        </w:rPr>
        <w:t>}</w:t>
      </w:r>
      <w:r w:rsidRPr="00914166">
        <w:rPr>
          <w:sz w:val="16"/>
          <w:szCs w:val="16"/>
          <w:lang w:val="de-DE"/>
        </w:rPr>
        <w:t>@smu.edu</w:t>
      </w:r>
    </w:p>
    <w:p w:rsidRPr="009A3755" w:rsidR="009B1D59" w:rsidP="009B5E2A" w:rsidRDefault="009B1D59" w14:paraId="0913E248" w14:textId="77777777">
      <w:pPr>
        <w:pStyle w:val="email"/>
        <w:rPr>
          <w:lang w:val="de-DE"/>
        </w:rPr>
      </w:pPr>
    </w:p>
    <w:p w:rsidRPr="00EC2EAB" w:rsidR="007C7ECF" w:rsidP="007C7ECF" w:rsidRDefault="1E259E44" w14:paraId="5ADC9515" w14:textId="596B514C">
      <w:pPr>
        <w:pStyle w:val="abstract"/>
        <w:rPr>
          <w:szCs w:val="18"/>
          <w:rPrChange w:author="Goodwin, Ben" w:date="2021-11-22T11:47:00Z" w:id="0">
            <w:rPr/>
          </w:rPrChange>
        </w:rPr>
      </w:pPr>
      <w:r w:rsidRPr="00EC2EAB">
        <w:rPr>
          <w:b/>
          <w:bCs/>
          <w:szCs w:val="18"/>
        </w:rPr>
        <w:t>Abstract.</w:t>
      </w:r>
      <w:r w:rsidRPr="00EC2EAB">
        <w:rPr>
          <w:szCs w:val="18"/>
        </w:rPr>
        <w:t xml:space="preserve"> The Federal Department of Health and Human Services spends approximately $700 </w:t>
      </w:r>
      <w:ins w:author="Goodwin, Ben" w:date="2021-11-22T11:46:00Z" w:id="1">
        <w:r w:rsidRPr="00EC2EAB" w:rsidR="00EC2EAB">
          <w:rPr>
            <w:szCs w:val="18"/>
          </w:rPr>
          <w:t>B</w:t>
        </w:r>
      </w:ins>
      <w:del w:author="Cheun, Jacquelyn" w:date="2021-11-15T16:47:00Z" w:id="2">
        <w:r w:rsidRPr="00EC2EAB" w:rsidDel="1E259E44" w:rsidR="2D19095B">
          <w:rPr>
            <w:szCs w:val="18"/>
            <w:rPrChange w:author="Goodwin, Ben" w:date="2021-11-22T11:47:00Z" w:id="3">
              <w:rPr/>
            </w:rPrChange>
          </w:rPr>
          <w:delText>b</w:delText>
        </w:r>
      </w:del>
      <w:r w:rsidRPr="00EC2EAB">
        <w:rPr>
          <w:szCs w:val="18"/>
          <w:rPrChange w:author="Goodwin, Ben" w:date="2021-11-22T11:47:00Z" w:id="4">
            <w:rPr/>
          </w:rPrChange>
        </w:rPr>
        <w:t xml:space="preserve">illion annually on Medicare of which </w:t>
      </w:r>
      <w:r w:rsidRPr="00EC2EAB" w:rsidR="27E92DDF">
        <w:rPr>
          <w:szCs w:val="18"/>
          <w:rPrChange w:author="Goodwin, Ben" w:date="2021-11-22T11:47:00Z" w:id="5">
            <w:rPr/>
          </w:rPrChange>
        </w:rPr>
        <w:t>an</w:t>
      </w:r>
      <w:r w:rsidRPr="00EC2EAB">
        <w:rPr>
          <w:szCs w:val="18"/>
          <w:rPrChange w:author="Goodwin, Ben" w:date="2021-11-22T11:47:00Z" w:id="6">
            <w:rPr/>
          </w:rPrChange>
        </w:rPr>
        <w:t xml:space="preserve"> estimate</w:t>
      </w:r>
      <w:r w:rsidRPr="00EC2EAB" w:rsidR="27E92DDF">
        <w:rPr>
          <w:szCs w:val="18"/>
          <w:rPrChange w:author="Goodwin, Ben" w:date="2021-11-22T11:47:00Z" w:id="7">
            <w:rPr/>
          </w:rPrChange>
        </w:rPr>
        <w:t>d</w:t>
      </w:r>
      <w:r w:rsidRPr="00EC2EAB">
        <w:rPr>
          <w:szCs w:val="18"/>
          <w:rPrChange w:author="Goodwin, Ben" w:date="2021-11-22T11:47:00Z" w:id="8">
            <w:rPr/>
          </w:rPrChange>
        </w:rPr>
        <w:t xml:space="preserve"> $30 to $110 </w:t>
      </w:r>
      <w:ins w:author="Cheun, Jacquelyn" w:date="2021-11-15T16:48:00Z" w:id="9">
        <w:del w:author="Goodwin, Ben" w:date="2021-11-22T11:46:00Z" w:id="10">
          <w:r w:rsidRPr="00EC2EAB" w:rsidDel="00EC2EAB" w:rsidR="39E7C203">
            <w:rPr>
              <w:szCs w:val="18"/>
              <w:rPrChange w:author="Goodwin, Ben" w:date="2021-11-22T11:47:00Z" w:id="11">
                <w:rPr/>
              </w:rPrChange>
            </w:rPr>
            <w:delText>B</w:delText>
          </w:r>
        </w:del>
      </w:ins>
      <w:del w:author="Goodwin, Ben" w:date="2021-11-22T11:46:00Z" w:id="12">
        <w:r w:rsidRPr="00EC2EAB" w:rsidDel="00EC2EAB" w:rsidR="2D19095B">
          <w:rPr>
            <w:szCs w:val="18"/>
            <w:rPrChange w:author="Goodwin, Ben" w:date="2021-11-22T11:47:00Z" w:id="13">
              <w:rPr/>
            </w:rPrChange>
          </w:rPr>
          <w:delText>b</w:delText>
        </w:r>
        <w:r w:rsidRPr="00EC2EAB" w:rsidDel="00EC2EAB">
          <w:rPr>
            <w:szCs w:val="18"/>
            <w:rPrChange w:author="Goodwin, Ben" w:date="2021-11-22T11:47:00Z" w:id="14">
              <w:rPr/>
            </w:rPrChange>
          </w:rPr>
          <w:delText>illio</w:delText>
        </w:r>
        <w:r w:rsidRPr="00EC2EAB" w:rsidDel="00EC2EAB" w:rsidR="2D19095B">
          <w:rPr>
            <w:szCs w:val="18"/>
            <w:rPrChange w:author="Goodwin, Ben" w:date="2021-11-22T11:47:00Z" w:id="15">
              <w:rPr/>
            </w:rPrChange>
          </w:rPr>
          <w:delText xml:space="preserve">n </w:delText>
        </w:r>
        <w:r w:rsidRPr="00EC2EAB" w:rsidDel="00EC2EAB">
          <w:rPr>
            <w:szCs w:val="18"/>
            <w:rPrChange w:author="Goodwin, Ben" w:date="2021-11-22T11:47:00Z" w:id="16">
              <w:rPr/>
            </w:rPrChange>
          </w:rPr>
          <w:delText>is</w:delText>
        </w:r>
      </w:del>
      <w:r w:rsidRPr="00EC2EAB" w:rsidR="00EC2EAB">
        <w:rPr>
          <w:szCs w:val="18"/>
          <w:rPrChange w:author="Goodwin, Ben" w:date="2021-11-22T11:47:00Z" w:id="17">
            <w:rPr/>
          </w:rPrChange>
        </w:rPr>
        <w:t>Billio</w:t>
      </w:r>
      <w:r w:rsidRPr="003C57EC" w:rsidR="00EC2EAB">
        <w:rPr>
          <w:szCs w:val="18"/>
        </w:rPr>
        <w:t>ns</w:t>
      </w:r>
      <w:r w:rsidRPr="003C57EC">
        <w:rPr>
          <w:szCs w:val="18"/>
        </w:rPr>
        <w:t xml:space="preserve"> some form of fraud, waste, or </w:t>
      </w:r>
      <w:r w:rsidR="003C57EC">
        <w:rPr>
          <w:szCs w:val="18"/>
        </w:rPr>
        <w:t xml:space="preserve">abuse </w:t>
      </w:r>
      <w:del w:author="Goodwin, Ben" w:date="2021-11-22T13:30:00Z" w:id="18">
        <w:r w:rsidRPr="003C57EC" w:rsidDel="003C57EC">
          <w:rPr>
            <w:szCs w:val="18"/>
          </w:rPr>
          <w:delText>abuse</w:delText>
        </w:r>
      </w:del>
      <w:del w:author="Goodwin, Ben" w:date="2021-11-22T13:29:00Z" w:id="19">
        <w:r w:rsidRPr="003C57EC" w:rsidDel="00D85A12" w:rsidR="71970D5F">
          <w:rPr>
            <w:szCs w:val="18"/>
            <w:rPrChange w:author="Goodwin, Ben" w:date="2021-11-22T13:30:00Z" w:id="20">
              <w:rPr/>
            </w:rPrChange>
          </w:rPr>
          <w:delText xml:space="preserve"> </w:delText>
        </w:r>
      </w:del>
      <w:r w:rsidRPr="003C57EC" w:rsidR="71970D5F">
        <w:rPr>
          <w:szCs w:val="18"/>
          <w:rPrChange w:author="Goodwin, Ben" w:date="2021-11-22T13:30:00Z" w:id="21">
            <w:rPr/>
          </w:rPrChange>
        </w:rPr>
        <w:t>(</w:t>
      </w:r>
      <w:r w:rsidRPr="003C57EC" w:rsidR="71970D5F">
        <w:rPr>
          <w:szCs w:val="18"/>
        </w:rPr>
        <w:t>FWA)</w:t>
      </w:r>
      <w:r w:rsidRPr="003C57EC" w:rsidR="26DE1407">
        <w:rPr>
          <w:szCs w:val="18"/>
        </w:rPr>
        <w:t xml:space="preserve">. </w:t>
      </w:r>
      <w:r w:rsidRPr="003C57EC">
        <w:rPr>
          <w:szCs w:val="18"/>
        </w:rPr>
        <w:t xml:space="preserve">Despite </w:t>
      </w:r>
      <w:r w:rsidRPr="003C57EC" w:rsidR="138701DE">
        <w:rPr>
          <w:szCs w:val="18"/>
        </w:rPr>
        <w:t xml:space="preserve">the Federal Government’s </w:t>
      </w:r>
      <w:r w:rsidRPr="003C57EC" w:rsidR="27E92DDF">
        <w:rPr>
          <w:szCs w:val="18"/>
        </w:rPr>
        <w:t>ongoing audit</w:t>
      </w:r>
      <w:r w:rsidRPr="003C57EC" w:rsidR="6A4164EF">
        <w:rPr>
          <w:szCs w:val="18"/>
        </w:rPr>
        <w:t>ing</w:t>
      </w:r>
      <w:r w:rsidRPr="003C57EC" w:rsidR="27E92DDF">
        <w:rPr>
          <w:szCs w:val="18"/>
        </w:rPr>
        <w:t xml:space="preserve"> efforts</w:t>
      </w:r>
      <w:r w:rsidRPr="003C57EC" w:rsidR="55F8A634">
        <w:rPr>
          <w:szCs w:val="18"/>
        </w:rPr>
        <w:t>,</w:t>
      </w:r>
      <w:r w:rsidRPr="00D33380">
        <w:rPr>
          <w:szCs w:val="18"/>
        </w:rPr>
        <w:t xml:space="preserve"> fraud, waste, and abuse is rampant and requires modern </w:t>
      </w:r>
      <w:r w:rsidRPr="000E6FD9" w:rsidR="018D041F">
        <w:rPr>
          <w:szCs w:val="18"/>
        </w:rPr>
        <w:t xml:space="preserve">machine learning </w:t>
      </w:r>
      <w:r w:rsidRPr="00EC2EAB" w:rsidR="7F67C7B6">
        <w:rPr>
          <w:szCs w:val="18"/>
          <w:rPrChange w:author="Goodwin, Ben" w:date="2021-11-22T11:47:00Z" w:id="22">
            <w:rPr/>
          </w:rPrChange>
        </w:rPr>
        <w:t>approaches</w:t>
      </w:r>
      <w:r w:rsidRPr="00EC2EAB" w:rsidR="7E4F9D52">
        <w:rPr>
          <w:szCs w:val="18"/>
          <w:rPrChange w:author="Goodwin, Ben" w:date="2021-11-22T11:47:00Z" w:id="23">
            <w:rPr/>
          </w:rPrChange>
        </w:rPr>
        <w:t xml:space="preserve"> to generalize and detect such patterns. </w:t>
      </w:r>
      <w:r w:rsidRPr="00EC2EAB">
        <w:rPr>
          <w:szCs w:val="18"/>
          <w:rPrChange w:author="Goodwin, Ben" w:date="2021-11-22T11:47:00Z" w:id="24">
            <w:rPr/>
          </w:rPrChange>
        </w:rPr>
        <w:t xml:space="preserve">New and novel machine learning </w:t>
      </w:r>
      <w:r w:rsidRPr="00EC2EAB" w:rsidR="1D9BCCC3">
        <w:rPr>
          <w:szCs w:val="18"/>
          <w:rPrChange w:author="Goodwin, Ben" w:date="2021-11-22T11:47:00Z" w:id="25">
            <w:rPr/>
          </w:rPrChange>
        </w:rPr>
        <w:t>algorithms</w:t>
      </w:r>
      <w:r w:rsidRPr="00EC2EAB">
        <w:rPr>
          <w:szCs w:val="18"/>
          <w:rPrChange w:author="Goodwin, Ben" w:date="2021-11-22T11:47:00Z" w:id="26">
            <w:rPr/>
          </w:rPrChange>
        </w:rPr>
        <w:t xml:space="preserve"> offer hope to help </w:t>
      </w:r>
      <w:r w:rsidRPr="00EC2EAB" w:rsidR="0FCDAAD9">
        <w:rPr>
          <w:szCs w:val="18"/>
          <w:rPrChange w:author="Goodwin, Ben" w:date="2021-11-22T11:47:00Z" w:id="27">
            <w:rPr/>
          </w:rPrChange>
        </w:rPr>
        <w:t>detect</w:t>
      </w:r>
      <w:r w:rsidRPr="00EC2EAB">
        <w:rPr>
          <w:szCs w:val="18"/>
          <w:rPrChange w:author="Goodwin, Ben" w:date="2021-11-22T11:47:00Z" w:id="28">
            <w:rPr/>
          </w:rPrChange>
        </w:rPr>
        <w:t xml:space="preserve"> fraud, waste, and abuse</w:t>
      </w:r>
      <w:r w:rsidRPr="00EC2EAB" w:rsidR="6ACE4066">
        <w:rPr>
          <w:szCs w:val="18"/>
          <w:rPrChange w:author="Goodwin, Ben" w:date="2021-11-22T11:47:00Z" w:id="29">
            <w:rPr/>
          </w:rPrChange>
        </w:rPr>
        <w:t xml:space="preserve">. </w:t>
      </w:r>
      <w:r w:rsidRPr="00EC2EAB" w:rsidR="67E6F1CD">
        <w:rPr>
          <w:szCs w:val="18"/>
          <w:rPrChange w:author="Goodwin, Ben" w:date="2021-11-22T11:47:00Z" w:id="30">
            <w:rPr/>
          </w:rPrChange>
        </w:rPr>
        <w:t xml:space="preserve">The existence of </w:t>
      </w:r>
      <w:r w:rsidRPr="00EC2EAB" w:rsidR="40B6D283">
        <w:rPr>
          <w:szCs w:val="18"/>
          <w:rPrChange w:author="Goodwin, Ben" w:date="2021-11-22T11:47:00Z" w:id="31">
            <w:rPr/>
          </w:rPrChange>
        </w:rPr>
        <w:t>publicly</w:t>
      </w:r>
      <w:r w:rsidRPr="00EC2EAB">
        <w:rPr>
          <w:szCs w:val="18"/>
          <w:rPrChange w:author="Goodwin, Ben" w:date="2021-11-22T11:47:00Z" w:id="32">
            <w:rPr/>
          </w:rPrChange>
        </w:rPr>
        <w:t xml:space="preserve"> accessible data</w:t>
      </w:r>
      <w:r w:rsidRPr="00EC2EAB" w:rsidR="60D20054">
        <w:rPr>
          <w:szCs w:val="18"/>
          <w:rPrChange w:author="Goodwin, Ben" w:date="2021-11-22T11:47:00Z" w:id="33">
            <w:rPr/>
          </w:rPrChange>
        </w:rPr>
        <w:t>sets</w:t>
      </w:r>
      <w:r w:rsidRPr="00EC2EAB">
        <w:rPr>
          <w:szCs w:val="18"/>
          <w:rPrChange w:author="Goodwin, Ben" w:date="2021-11-22T11:47:00Z" w:id="34">
            <w:rPr/>
          </w:rPrChange>
        </w:rPr>
        <w:t xml:space="preserve"> </w:t>
      </w:r>
      <w:r w:rsidRPr="00EC2EAB" w:rsidR="7F67C7B6">
        <w:rPr>
          <w:szCs w:val="18"/>
          <w:rPrChange w:author="Goodwin, Ben" w:date="2021-11-22T11:47:00Z" w:id="35">
            <w:rPr/>
          </w:rPrChange>
        </w:rPr>
        <w:t xml:space="preserve">complied by </w:t>
      </w:r>
      <w:r w:rsidRPr="00EC2EAB" w:rsidR="5A9EC974">
        <w:rPr>
          <w:szCs w:val="18"/>
          <w:rPrChange w:author="Goodwin, Ben" w:date="2021-11-22T11:47:00Z" w:id="36">
            <w:rPr/>
          </w:rPrChange>
        </w:rPr>
        <w:t xml:space="preserve">The Centers for Medicare &amp; </w:t>
      </w:r>
      <w:r w:rsidRPr="00EC2EAB" w:rsidR="4BF7C880">
        <w:rPr>
          <w:szCs w:val="18"/>
          <w:rPrChange w:author="Goodwin, Ben" w:date="2021-11-22T11:47:00Z" w:id="37">
            <w:rPr/>
          </w:rPrChange>
        </w:rPr>
        <w:t>Medicaid</w:t>
      </w:r>
      <w:r w:rsidRPr="00EC2EAB" w:rsidR="0ED79A73">
        <w:rPr>
          <w:szCs w:val="18"/>
          <w:rPrChange w:author="Goodwin, Ben" w:date="2021-11-22T11:47:00Z" w:id="38">
            <w:rPr/>
          </w:rPrChange>
        </w:rPr>
        <w:t xml:space="preserve"> Services</w:t>
      </w:r>
      <w:r w:rsidRPr="00EC2EAB" w:rsidR="44256F03">
        <w:rPr>
          <w:szCs w:val="18"/>
          <w:rPrChange w:author="Goodwin, Ben" w:date="2021-11-22T11:47:00Z" w:id="39">
            <w:rPr/>
          </w:rPrChange>
        </w:rPr>
        <w:t xml:space="preserve"> (C</w:t>
      </w:r>
      <w:r w:rsidRPr="003C57EC" w:rsidR="44256F03">
        <w:rPr>
          <w:szCs w:val="18"/>
        </w:rPr>
        <w:t>MS)</w:t>
      </w:r>
      <w:r w:rsidRPr="000E6FD9" w:rsidR="4BF7C880">
        <w:rPr>
          <w:szCs w:val="18"/>
        </w:rPr>
        <w:t xml:space="preserve"> contain vast</w:t>
      </w:r>
      <w:r w:rsidRPr="00EC2EAB" w:rsidR="7EF687B8">
        <w:rPr>
          <w:szCs w:val="18"/>
          <w:rPrChange w:author="Goodwin, Ben" w:date="2021-11-22T11:47:00Z" w:id="40">
            <w:rPr/>
          </w:rPrChange>
        </w:rPr>
        <w:t xml:space="preserve"> quantities of </w:t>
      </w:r>
      <w:r w:rsidRPr="00EC2EAB" w:rsidR="4BF7C880">
        <w:rPr>
          <w:szCs w:val="18"/>
          <w:rPrChange w:author="Goodwin, Ben" w:date="2021-11-22T11:47:00Z" w:id="41">
            <w:rPr/>
          </w:rPrChange>
        </w:rPr>
        <w:t>structured data</w:t>
      </w:r>
      <w:r w:rsidRPr="00EC2EAB" w:rsidR="7EF687B8">
        <w:rPr>
          <w:szCs w:val="18"/>
          <w:rPrChange w:author="Goodwin, Ben" w:date="2021-11-22T11:47:00Z" w:id="42">
            <w:rPr/>
          </w:rPrChange>
        </w:rPr>
        <w:t xml:space="preserve">. This data, </w:t>
      </w:r>
      <w:r w:rsidRPr="00EC2EAB">
        <w:rPr>
          <w:szCs w:val="18"/>
          <w:rPrChange w:author="Goodwin, Ben" w:date="2021-11-22T11:47:00Z" w:id="43">
            <w:rPr/>
          </w:rPrChange>
        </w:rPr>
        <w:t>coupled with industry standardized billing codes</w:t>
      </w:r>
      <w:r w:rsidRPr="00EC2EAB" w:rsidR="617CE67D">
        <w:rPr>
          <w:szCs w:val="18"/>
          <w:rPrChange w:author="Goodwin, Ben" w:date="2021-11-22T11:47:00Z" w:id="44">
            <w:rPr/>
          </w:rPrChange>
        </w:rPr>
        <w:t xml:space="preserve"> </w:t>
      </w:r>
      <w:del w:author="Goodwin, Ben" w:date="2021-11-22T11:47:00Z" w:id="45">
        <w:r w:rsidRPr="00EC2EAB" w:rsidDel="00EC2EAB" w:rsidR="617CE67D">
          <w:rPr>
            <w:szCs w:val="18"/>
            <w:rPrChange w:author="Goodwin, Ben" w:date="2021-11-22T11:47:00Z" w:id="46">
              <w:rPr/>
            </w:rPrChange>
          </w:rPr>
          <w:delText>provid</w:delText>
        </w:r>
        <w:r w:rsidRPr="00EC2EAB" w:rsidDel="00EC2EAB" w:rsidR="7EF687B8">
          <w:rPr>
            <w:szCs w:val="18"/>
            <w:rPrChange w:author="Goodwin, Ben" w:date="2021-11-22T11:47:00Z" w:id="47">
              <w:rPr/>
            </w:rPrChange>
          </w:rPr>
          <w:delText>ies</w:delText>
        </w:r>
      </w:del>
      <w:r w:rsidRPr="00EC2EAB" w:rsidR="00EC2EAB">
        <w:rPr>
          <w:szCs w:val="18"/>
          <w:rPrChange w:author="Goodwin, Ben" w:date="2021-11-22T11:47:00Z" w:id="48">
            <w:rPr>
              <w:szCs w:val="18"/>
            </w:rPr>
          </w:rPrChange>
        </w:rPr>
        <w:t>prov</w:t>
      </w:r>
      <w:r w:rsidRPr="003C57EC" w:rsidR="00EC2EAB">
        <w:rPr>
          <w:szCs w:val="18"/>
        </w:rPr>
        <w:t>ides</w:t>
      </w:r>
      <w:r w:rsidRPr="00D33380" w:rsidR="617CE67D">
        <w:rPr>
          <w:szCs w:val="18"/>
        </w:rPr>
        <w:t xml:space="preserve"> </w:t>
      </w:r>
      <w:r w:rsidRPr="006F57A3" w:rsidR="2A7A155D">
        <w:rPr>
          <w:szCs w:val="18"/>
        </w:rPr>
        <w:t>a</w:t>
      </w:r>
      <w:r w:rsidRPr="000E6FD9" w:rsidR="2CD9B4CB">
        <w:rPr>
          <w:szCs w:val="18"/>
        </w:rPr>
        <w:t>mple opportunity</w:t>
      </w:r>
      <w:r w:rsidRPr="00EC2EAB">
        <w:rPr>
          <w:szCs w:val="18"/>
          <w:rPrChange w:author="Goodwin, Ben" w:date="2021-11-22T11:47:00Z" w:id="49">
            <w:rPr/>
          </w:rPrChange>
        </w:rPr>
        <w:t xml:space="preserve"> </w:t>
      </w:r>
      <w:r w:rsidRPr="00EC2EAB" w:rsidR="114B733E">
        <w:rPr>
          <w:szCs w:val="18"/>
          <w:rPrChange w:author="Goodwin, Ben" w:date="2021-11-22T11:47:00Z" w:id="50">
            <w:rPr/>
          </w:rPrChange>
        </w:rPr>
        <w:t xml:space="preserve">for the application of machine learning for fraud, waste, and abuse detection. </w:t>
      </w:r>
      <w:commentRangeStart w:id="51"/>
      <w:r w:rsidRPr="00EC2EAB" w:rsidR="114B733E">
        <w:rPr>
          <w:szCs w:val="18"/>
          <w:rPrChange w:author="Goodwin, Ben" w:date="2021-11-22T11:47:00Z" w:id="52">
            <w:rPr/>
          </w:rPrChange>
        </w:rPr>
        <w:t>T</w:t>
      </w:r>
      <w:r w:rsidRPr="00EC2EAB">
        <w:rPr>
          <w:szCs w:val="18"/>
          <w:rPrChange w:author="Goodwin, Ben" w:date="2021-11-22T11:47:00Z" w:id="53">
            <w:rPr/>
          </w:rPrChange>
        </w:rPr>
        <w:t>his research</w:t>
      </w:r>
      <w:r w:rsidRPr="00EC2EAB" w:rsidR="7257195E">
        <w:rPr>
          <w:szCs w:val="18"/>
          <w:rPrChange w:author="Goodwin, Ben" w:date="2021-11-22T11:47:00Z" w:id="54">
            <w:rPr/>
          </w:rPrChange>
        </w:rPr>
        <w:t xml:space="preserve"> ai</w:t>
      </w:r>
      <w:r w:rsidRPr="003C57EC" w:rsidR="7257195E">
        <w:rPr>
          <w:szCs w:val="18"/>
        </w:rPr>
        <w:t>ms</w:t>
      </w:r>
      <w:del w:author="Cheun, Jacquelyn" w:date="2021-11-15T16:49:00Z" w:id="55">
        <w:r w:rsidRPr="00EC2EAB" w:rsidDel="1E259E44" w:rsidR="2D19095B">
          <w:rPr>
            <w:szCs w:val="18"/>
            <w:rPrChange w:author="Goodwin, Ben" w:date="2021-11-22T11:47:00Z" w:id="56">
              <w:rPr/>
            </w:rPrChange>
          </w:rPr>
          <w:delText xml:space="preserve"> hopes</w:delText>
        </w:r>
      </w:del>
      <w:r w:rsidRPr="00EC2EAB">
        <w:rPr>
          <w:szCs w:val="18"/>
          <w:rPrChange w:author="Goodwin, Ben" w:date="2021-11-22T11:47:00Z" w:id="57">
            <w:rPr/>
          </w:rPrChange>
        </w:rPr>
        <w:t xml:space="preserve"> to develop a new model </w:t>
      </w:r>
      <w:r w:rsidRPr="00EC2EAB" w:rsidR="200DE04F">
        <w:rPr>
          <w:szCs w:val="18"/>
          <w:rPrChange w:author="Goodwin, Ben" w:date="2021-11-22T11:47:00Z" w:id="58">
            <w:rPr/>
          </w:rPrChange>
        </w:rPr>
        <w:t>utilizing</w:t>
      </w:r>
      <w:r w:rsidRPr="00EC2EAB">
        <w:rPr>
          <w:szCs w:val="18"/>
          <w:rPrChange w:author="Goodwin, Ben" w:date="2021-11-22T11:47:00Z" w:id="59">
            <w:rPr/>
          </w:rPrChange>
        </w:rPr>
        <w:t xml:space="preserve"> machine learning to </w:t>
      </w:r>
      <w:r w:rsidRPr="00EC2EAB" w:rsidR="0FAFBFC4">
        <w:rPr>
          <w:szCs w:val="18"/>
          <w:rPrChange w:author="Goodwin, Ben" w:date="2021-11-22T11:47:00Z" w:id="60">
            <w:rPr/>
          </w:rPrChange>
        </w:rPr>
        <w:t xml:space="preserve">generalize the patterns of </w:t>
      </w:r>
      <w:r w:rsidRPr="00EC2EAB">
        <w:rPr>
          <w:szCs w:val="18"/>
          <w:rPrChange w:author="Goodwin, Ben" w:date="2021-11-22T11:47:00Z" w:id="61">
            <w:rPr/>
          </w:rPrChange>
        </w:rPr>
        <w:t>fraud, waste, and abuse in Medicare</w:t>
      </w:r>
      <w:r w:rsidR="006F57A3">
        <w:rPr>
          <w:szCs w:val="18"/>
        </w:rPr>
        <w:t>.</w:t>
      </w:r>
      <w:r w:rsidRPr="006F57A3" w:rsidR="4FE4CC7C">
        <w:rPr>
          <w:szCs w:val="18"/>
        </w:rPr>
        <w:t xml:space="preserve"> </w:t>
      </w:r>
      <w:r w:rsidR="006F57A3">
        <w:rPr>
          <w:szCs w:val="18"/>
        </w:rPr>
        <w:t xml:space="preserve">This </w:t>
      </w:r>
      <w:r w:rsidR="000766C9">
        <w:rPr>
          <w:szCs w:val="18"/>
        </w:rPr>
        <w:t xml:space="preserve">task is accomplished </w:t>
      </w:r>
      <w:r w:rsidRPr="006F57A3" w:rsidR="4FE4CC7C">
        <w:rPr>
          <w:szCs w:val="18"/>
        </w:rPr>
        <w:t xml:space="preserve">by </w:t>
      </w:r>
      <w:r w:rsidRPr="006F57A3" w:rsidR="7ABE5AD6">
        <w:rPr>
          <w:szCs w:val="18"/>
        </w:rPr>
        <w:t xml:space="preserve">linking </w:t>
      </w:r>
      <w:r w:rsidRPr="006F57A3" w:rsidR="1CD50492">
        <w:rPr>
          <w:szCs w:val="18"/>
        </w:rPr>
        <w:t>provider and payment data</w:t>
      </w:r>
      <w:r w:rsidRPr="006F57A3" w:rsidR="464CF1D5">
        <w:rPr>
          <w:szCs w:val="18"/>
        </w:rPr>
        <w:t xml:space="preserve"> </w:t>
      </w:r>
      <w:r w:rsidRPr="006F57A3" w:rsidR="5CD99018">
        <w:rPr>
          <w:szCs w:val="18"/>
        </w:rPr>
        <w:t xml:space="preserve">with </w:t>
      </w:r>
      <w:r w:rsidRPr="006F57A3" w:rsidR="10A38E26">
        <w:rPr>
          <w:szCs w:val="18"/>
        </w:rPr>
        <w:t xml:space="preserve">the </w:t>
      </w:r>
      <w:r w:rsidRPr="000766C9" w:rsidR="0A0C94B6">
        <w:rPr>
          <w:szCs w:val="18"/>
        </w:rPr>
        <w:t xml:space="preserve">list of excluded </w:t>
      </w:r>
      <w:r w:rsidRPr="000766C9" w:rsidR="247375CF">
        <w:rPr>
          <w:szCs w:val="18"/>
        </w:rPr>
        <w:t>individual</w:t>
      </w:r>
      <w:r w:rsidRPr="000766C9" w:rsidR="44EB0A92">
        <w:rPr>
          <w:szCs w:val="18"/>
        </w:rPr>
        <w:t>s and</w:t>
      </w:r>
      <w:r w:rsidRPr="000766C9" w:rsidR="247375CF">
        <w:rPr>
          <w:szCs w:val="18"/>
        </w:rPr>
        <w:t xml:space="preserve"> entities</w:t>
      </w:r>
      <w:r w:rsidRPr="000766C9" w:rsidR="61DEDE3C">
        <w:rPr>
          <w:szCs w:val="18"/>
        </w:rPr>
        <w:t xml:space="preserve"> </w:t>
      </w:r>
      <w:r w:rsidRPr="000E6FD9" w:rsidR="10B4BFF5">
        <w:rPr>
          <w:szCs w:val="18"/>
        </w:rPr>
        <w:t>to</w:t>
      </w:r>
      <w:r w:rsidRPr="00EC2EAB" w:rsidR="61DEDE3C">
        <w:rPr>
          <w:szCs w:val="18"/>
          <w:rPrChange w:author="Goodwin, Ben" w:date="2021-11-22T11:47:00Z" w:id="62">
            <w:rPr/>
          </w:rPrChange>
        </w:rPr>
        <w:t xml:space="preserve"> </w:t>
      </w:r>
      <w:r w:rsidRPr="00EC2EAB" w:rsidR="46F395A8">
        <w:rPr>
          <w:szCs w:val="18"/>
          <w:rPrChange w:author="Goodwin, Ben" w:date="2021-11-22T11:47:00Z" w:id="63">
            <w:rPr/>
          </w:rPrChange>
        </w:rPr>
        <w:t>train an algorithm on</w:t>
      </w:r>
      <w:r w:rsidRPr="00EC2EAB" w:rsidR="1E72A637">
        <w:rPr>
          <w:szCs w:val="18"/>
          <w:rPrChange w:author="Goodwin, Ben" w:date="2021-11-22T11:47:00Z" w:id="64">
            <w:rPr/>
          </w:rPrChange>
        </w:rPr>
        <w:t xml:space="preserve"> previously fraudulent behavior</w:t>
      </w:r>
      <w:r w:rsidRPr="00EC2EAB" w:rsidR="74382E4F">
        <w:rPr>
          <w:szCs w:val="18"/>
          <w:rPrChange w:author="Goodwin, Ben" w:date="2021-11-22T11:47:00Z" w:id="65">
            <w:rPr/>
          </w:rPrChange>
        </w:rPr>
        <w:t>.</w:t>
      </w:r>
      <w:commentRangeEnd w:id="51"/>
      <w:r w:rsidRPr="00EC2EAB" w:rsidR="2D19095B">
        <w:rPr>
          <w:rStyle w:val="CommentReference"/>
          <w:sz w:val="18"/>
          <w:szCs w:val="18"/>
          <w:rPrChange w:author="Goodwin, Ben" w:date="2021-11-22T11:47:00Z" w:id="66">
            <w:rPr>
              <w:rStyle w:val="CommentReference"/>
            </w:rPr>
          </w:rPrChange>
        </w:rPr>
        <w:commentReference w:id="51"/>
      </w:r>
      <w:r w:rsidRPr="00EC2EAB" w:rsidR="1E72A637">
        <w:rPr>
          <w:szCs w:val="18"/>
        </w:rPr>
        <w:t xml:space="preserve"> </w:t>
      </w:r>
      <w:r w:rsidRPr="000766C9" w:rsidR="43FA7E9B">
        <w:rPr>
          <w:szCs w:val="18"/>
        </w:rPr>
        <w:t xml:space="preserve">Placeholder sentence for </w:t>
      </w:r>
      <w:r w:rsidRPr="000766C9" w:rsidR="4C8BAAAE">
        <w:rPr>
          <w:szCs w:val="18"/>
        </w:rPr>
        <w:t>the main result</w:t>
      </w:r>
      <w:r w:rsidRPr="000E6FD9" w:rsidR="2A77B755">
        <w:rPr>
          <w:szCs w:val="18"/>
        </w:rPr>
        <w:t xml:space="preserve">. </w:t>
      </w:r>
      <w:r w:rsidRPr="00EC2EAB" w:rsidR="4C8BAAAE">
        <w:rPr>
          <w:szCs w:val="18"/>
          <w:rPrChange w:author="Goodwin, Ben" w:date="2021-11-22T11:47:00Z" w:id="67">
            <w:rPr/>
          </w:rPrChange>
        </w:rPr>
        <w:t>Placeholder sentence for main conclusion</w:t>
      </w:r>
      <w:r w:rsidRPr="00EC2EAB" w:rsidR="596145D7">
        <w:rPr>
          <w:szCs w:val="18"/>
          <w:rPrChange w:author="Goodwin, Ben" w:date="2021-11-22T11:47:00Z" w:id="68">
            <w:rPr/>
          </w:rPrChange>
        </w:rPr>
        <w:t xml:space="preserve">. </w:t>
      </w:r>
    </w:p>
    <w:p w:rsidRPr="009A3755" w:rsidR="009B1D59" w:rsidP="009B1D59" w:rsidRDefault="009B1D59" w14:paraId="5B5037EB" w14:textId="77777777">
      <w:pPr>
        <w:pStyle w:val="heading10"/>
      </w:pPr>
      <w:r>
        <w:t>1   Introduction</w:t>
      </w:r>
    </w:p>
    <w:p w:rsidR="63CA9616" w:rsidP="63CA9616" w:rsidRDefault="63CA9616" w14:paraId="48B148B8" w14:textId="21CE833D">
      <w:pPr>
        <w:pStyle w:val="p1a"/>
      </w:pPr>
    </w:p>
    <w:p w:rsidR="009B1D59" w:rsidP="009B1D59" w:rsidRDefault="63BA379E" w14:paraId="2F7E24CA" w14:textId="7855C6B1">
      <w:pPr>
        <w:pStyle w:val="p1a"/>
      </w:pPr>
      <w:r w:rsidR="63BA379E">
        <w:rPr/>
        <w:t>Medicare fraud, waste, and abuse (FWA) is a problem on the national scale, causing an enormous burden</w:t>
      </w:r>
      <w:ins w:author="Olanipekun, Babatunde" w:date="2021-12-04T16:38:16.331Z" w:id="911855622">
        <w:r w:rsidR="4439FA16">
          <w:t xml:space="preserve"> (</w:t>
        </w:r>
        <w:r w:rsidR="4439FA16">
          <w:t>e.g</w:t>
        </w:r>
        <w:r w:rsidR="4439FA16">
          <w:t xml:space="preserve">, loss of billions of dollars, </w:t>
        </w:r>
        <w:r w:rsidR="4439FA16">
          <w:t>Medicare Learning Network, 2021</w:t>
        </w:r>
        <w:r w:rsidR="4439FA16">
          <w:t>)</w:t>
        </w:r>
      </w:ins>
      <w:r w:rsidR="63BA379E">
        <w:rPr/>
        <w:t xml:space="preserve"> on public finances and </w:t>
      </w:r>
      <w:r w:rsidR="128DDFCC">
        <w:rPr/>
        <w:t xml:space="preserve">the </w:t>
      </w:r>
      <w:r w:rsidR="63BA379E">
        <w:rPr/>
        <w:t xml:space="preserve">allocation of resources for some of the most </w:t>
      </w:r>
      <w:r w:rsidR="38F936DD">
        <w:rPr/>
        <w:t>v</w:t>
      </w:r>
      <w:r w:rsidR="50F8AA2B">
        <w:rPr/>
        <w:t>ul</w:t>
      </w:r>
      <w:r w:rsidR="38F936DD">
        <w:rPr/>
        <w:t>nerable</w:t>
      </w:r>
      <w:r w:rsidR="63BA379E">
        <w:rPr/>
        <w:t xml:space="preserve"> populations</w:t>
      </w:r>
      <w:ins w:author="Olanipekun, Babatunde" w:date="2021-12-04T16:38:05.509Z" w:id="1363400476">
        <w:r w:rsidR="3D8A3667">
          <w:t xml:space="preserve"> (Medicare Learning Network, 2021)</w:t>
        </w:r>
      </w:ins>
      <w:r w:rsidR="63151B66">
        <w:rPr/>
        <w:t xml:space="preserve">. </w:t>
      </w:r>
      <w:ins w:author="Olanipekun, Babatunde" w:date="2021-12-04T15:51:58.492Z" w:id="1662882237">
        <w:r w:rsidR="7668407D">
          <w:t xml:space="preserve">Actions that constitute </w:t>
        </w:r>
      </w:ins>
      <w:ins w:author="Olanipekun, Babatunde" w:date="2021-12-04T15:56:05.776Z" w:id="1469187513">
        <w:r w:rsidR="16D6EF4B">
          <w:t>FWA</w:t>
        </w:r>
      </w:ins>
      <w:ins w:author="Olanipekun, Babatunde" w:date="2021-12-04T15:55:45.079Z" w:id="574165935">
        <w:r w:rsidR="16D6EF4B">
          <w:t xml:space="preserve"> </w:t>
        </w:r>
      </w:ins>
      <w:ins w:author="Olanipekun, Babatunde" w:date="2021-12-04T15:51:58.492Z" w:id="680057053">
        <w:r w:rsidR="7668407D">
          <w:t xml:space="preserve">are poorly </w:t>
        </w:r>
      </w:ins>
      <w:ins w:author="Olanipekun, Babatunde" w:date="2021-12-04T15:54:27.228Z" w:id="685031110">
        <w:r w:rsidR="1872BFAC">
          <w:t>defined</w:t>
        </w:r>
      </w:ins>
      <w:ins w:author="Olanipekun, Babatunde" w:date="2021-12-04T15:56:13.395Z" w:id="1061657315">
        <w:r w:rsidR="00499C77">
          <w:t>,</w:t>
        </w:r>
      </w:ins>
      <w:ins w:author="Olanipekun, Babatunde" w:date="2021-12-04T15:54:27.228Z" w:id="646219114">
        <w:r w:rsidR="1872BFAC">
          <w:t xml:space="preserve"> but The Centers for Medicare &amp; Medicaid Services (CMS)</w:t>
        </w:r>
      </w:ins>
      <w:ins w:author="Olanipekun, Babatunde" w:date="2021-12-04T15:55:18.351Z" w:id="169192272">
        <w:r w:rsidR="1872BFAC">
          <w:t xml:space="preserve"> </w:t>
        </w:r>
      </w:ins>
      <w:ins w:author="Olanipekun, Babatunde" w:date="2021-12-04T15:56:57.877Z" w:id="189827308">
        <w:r w:rsidR="4F87FDAC">
          <w:t xml:space="preserve">provides </w:t>
        </w:r>
      </w:ins>
      <w:ins w:author="Olanipekun, Babatunde" w:date="2021-12-04T15:57:10.666Z" w:id="922613718">
        <w:r w:rsidR="4F87FDAC">
          <w:t>a list</w:t>
        </w:r>
        <w:r w:rsidR="64162B6F">
          <w:t xml:space="preserve"> of </w:t>
        </w:r>
      </w:ins>
      <w:ins w:author="Olanipekun, Babatunde" w:date="2021-12-04T15:58:10.229Z" w:id="1138288278">
        <w:r w:rsidR="64162B6F">
          <w:t>the kinds of c</w:t>
        </w:r>
      </w:ins>
      <w:ins w:author="Olanipekun, Babatunde" w:date="2021-12-04T15:57:10.666Z" w:id="1770435072">
        <w:r w:rsidR="64162B6F">
          <w:t xml:space="preserve">laims </w:t>
        </w:r>
        <w:r w:rsidR="4F87FDAC">
          <w:t xml:space="preserve"> </w:t>
        </w:r>
      </w:ins>
      <w:ins w:author="Olanipekun, Babatunde" w:date="2021-12-04T15:58:37.342Z" w:id="708164529">
        <w:r w:rsidR="1067ADC7">
          <w:t>that are candidate for FWA</w:t>
        </w:r>
      </w:ins>
      <w:ins w:author="Olanipekun, Babatunde" w:date="2021-12-04T16:01:23.032Z" w:id="1908427827">
        <w:r w:rsidR="4B2F5F3F">
          <w:t xml:space="preserve"> (Medicare Learning Network, 2021)</w:t>
        </w:r>
      </w:ins>
      <w:ins w:author="Olanipekun, Babatunde" w:date="2021-12-04T15:58:37.342Z" w:id="358928636">
        <w:r w:rsidR="1067ADC7">
          <w:t xml:space="preserve">. </w:t>
        </w:r>
      </w:ins>
      <w:ins w:author="Olanipekun, Babatunde" w:date="2021-12-04T15:55:18.351Z" w:id="1854459852">
        <w:r w:rsidR="1872BFAC">
          <w:t xml:space="preserve"> </w:t>
        </w:r>
      </w:ins>
      <w:ins w:author="Olanipekun, Babatunde" w:date="2021-12-04T15:54:27.228Z" w:id="600870400">
        <w:r w:rsidR="1872BFAC">
          <w:t xml:space="preserve"> </w:t>
        </w:r>
      </w:ins>
      <w:r w:rsidR="63BA379E">
        <w:rPr/>
        <w:t xml:space="preserve">Despite </w:t>
      </w:r>
      <w:r w:rsidR="11EE884D">
        <w:rPr/>
        <w:t>a multitude of</w:t>
      </w:r>
      <w:r w:rsidR="63BA379E">
        <w:rPr/>
        <w:t xml:space="preserve"> prior studies</w:t>
      </w:r>
      <w:r w:rsidR="11EE884D">
        <w:rPr/>
        <w:t xml:space="preserve"> concerning the topic of FWA</w:t>
      </w:r>
      <w:r w:rsidR="63BA379E">
        <w:rPr/>
        <w:t xml:space="preserve">, </w:t>
      </w:r>
      <w:r w:rsidR="671932B1">
        <w:rPr/>
        <w:t>an</w:t>
      </w:r>
      <w:r w:rsidR="63BA379E">
        <w:rPr/>
        <w:t xml:space="preserve"> exact amount of </w:t>
      </w:r>
      <w:r w:rsidR="4E25F563">
        <w:rPr/>
        <w:t xml:space="preserve">Medicare </w:t>
      </w:r>
      <w:r w:rsidR="63BA379E">
        <w:rPr/>
        <w:t>FWA is difficult to closely approximate because much of the FWA simply goes undetected. Conservative estimates claim 3-10% ($19</w:t>
      </w:r>
      <w:commentRangeStart w:id="69"/>
      <w:r w:rsidR="63BA379E">
        <w:rPr/>
        <w:t xml:space="preserve"> </w:t>
      </w:r>
      <w:r w:rsidR="00EC2EAB">
        <w:rPr/>
        <w:t>B</w:t>
      </w:r>
      <w:del w:author="Goodwin, Ben" w:date="2021-11-22T11:47:00Z" w:id="1801069604">
        <w:r w:rsidDel="63BA379E">
          <w:delText>b</w:delText>
        </w:r>
      </w:del>
      <w:proofErr w:type="spellStart"/>
      <w:r w:rsidR="63BA379E">
        <w:rPr/>
        <w:t>illion</w:t>
      </w:r>
      <w:proofErr w:type="spellEnd"/>
      <w:commentRangeEnd w:id="69"/>
      <w:r>
        <w:rPr>
          <w:rStyle w:val="CommentReference"/>
        </w:rPr>
        <w:commentReference w:id="69"/>
      </w:r>
      <w:r w:rsidR="63BA379E">
        <w:rPr/>
        <w:t xml:space="preserve"> to $65 billion) of all medical claims fit into FWA (</w:t>
      </w:r>
      <w:r w:rsidR="63BA379E">
        <w:rPr/>
        <w:t>Bauder</w:t>
      </w:r>
      <w:r w:rsidR="63BA379E">
        <w:rPr/>
        <w:t xml:space="preserve"> &amp; </w:t>
      </w:r>
      <w:r w:rsidR="63BA379E">
        <w:rPr/>
        <w:t>Khoshgoftaar</w:t>
      </w:r>
      <w:ins w:author="Cheun, Jacquelyn" w:date="2021-11-15T16:54:00Z" w:id="700740508">
        <w:r w:rsidR="3DCBBE1B">
          <w:t>,</w:t>
        </w:r>
      </w:ins>
      <w:r w:rsidR="63BA379E">
        <w:rPr/>
        <w:t xml:space="preserve"> 2018, p. 9), while </w:t>
      </w:r>
      <w:r w:rsidR="3BF3BC46">
        <w:rPr/>
        <w:t>other estimates claim the number is much higher and somewhere closer to $300 billion (Nicholas, Segal, Hanson, Zhang, &amp; Eisenberg, 2019, p. 788)</w:t>
      </w:r>
      <w:r w:rsidR="4CD7E656">
        <w:rPr/>
        <w:t xml:space="preserve">. </w:t>
      </w:r>
      <w:commentRangeStart w:id="72"/>
      <w:r w:rsidR="677AFDBA">
        <w:rPr/>
        <w:t xml:space="preserve">Medicare is a large </w:t>
      </w:r>
      <w:del w:author="Cheun, Jacquelyn" w:date="2021-11-15T16:54:00Z" w:id="2067096621">
        <w:r w:rsidDel="00B212D5">
          <w:delText xml:space="preserve">and </w:delText>
        </w:r>
      </w:del>
      <w:r w:rsidR="677AFDBA">
        <w:rPr/>
        <w:t xml:space="preserve">complex government program and in its </w:t>
      </w:r>
      <w:r w:rsidR="09B8DD3D">
        <w:rPr/>
        <w:t>current form</w:t>
      </w:r>
      <w:r w:rsidR="677AFDBA">
        <w:rPr/>
        <w:t xml:space="preserve"> has </w:t>
      </w:r>
      <w:r w:rsidR="26095CA6">
        <w:rPr/>
        <w:t>few</w:t>
      </w:r>
      <w:ins w:author="Goodwin, Ben" w:date="2021-11-22T11:48:00Z" w:id="2039524583">
        <w:r w:rsidR="00EC2EAB">
          <w:t xml:space="preserve"> </w:t>
        </w:r>
      </w:ins>
      <w:del w:author="Cheun, Jacquelyn" w:date="2021-11-15T16:54:00Z" w:id="1223944146">
        <w:r w:rsidDel="00B212D5">
          <w:delText xml:space="preserve">no or weak </w:delText>
        </w:r>
      </w:del>
      <w:r w:rsidR="677AFDBA">
        <w:rPr/>
        <w:t>controls in place to detect FWA</w:t>
      </w:r>
      <w:r w:rsidR="00035459">
        <w:rPr/>
        <w:t>.</w:t>
      </w:r>
      <w:del w:author="Goodwin, Ben" w:date="2021-11-22T13:35:00Z" w:id="1983055743">
        <w:r w:rsidDel="677AFDBA">
          <w:delText>,</w:delText>
        </w:r>
      </w:del>
      <w:r w:rsidR="00035459">
        <w:rPr/>
        <w:t xml:space="preserve"> U</w:t>
      </w:r>
      <w:del w:author="Goodwin, Ben" w:date="2021-11-22T13:35:00Z" w:id="962615169">
        <w:r w:rsidDel="677AFDBA">
          <w:delText xml:space="preserve"> u</w:delText>
        </w:r>
      </w:del>
      <w:proofErr w:type="spellStart"/>
      <w:r w:rsidR="677AFDBA">
        <w:rPr/>
        <w:t>nlike</w:t>
      </w:r>
      <w:proofErr w:type="spellEnd"/>
      <w:r w:rsidR="677AFDBA">
        <w:rPr/>
        <w:t xml:space="preserve"> private insurers who use complex algorithms to detect FWA and subsequently deny such claims before they are paid</w:t>
      </w:r>
      <w:r w:rsidR="00035459">
        <w:rPr/>
        <w:t xml:space="preserve">, </w:t>
      </w:r>
      <w:del w:author="Goodwin, Ben" w:date="2021-11-22T13:35:00Z" w:id="1993261233">
        <w:r w:rsidDel="55764398">
          <w:delText xml:space="preserve">. </w:delText>
        </w:r>
      </w:del>
      <w:r w:rsidR="677AFDBA">
        <w:rPr/>
        <w:t xml:space="preserve">Medicare </w:t>
      </w:r>
      <w:r w:rsidR="677AFDBA">
        <w:rPr/>
        <w:t xml:space="preserve">operates in an opposite fashion, paying providers first, and then investigating supposed FWA </w:t>
      </w:r>
      <w:commentRangeEnd w:id="72"/>
      <w:r>
        <w:rPr>
          <w:rStyle w:val="CommentReference"/>
        </w:rPr>
        <w:commentReference w:id="72"/>
      </w:r>
      <w:r w:rsidR="677AFDBA">
        <w:rPr/>
        <w:t>(</w:t>
      </w:r>
      <w:r w:rsidR="677AFDBA">
        <w:rPr/>
        <w:t>Pande</w:t>
      </w:r>
      <w:r w:rsidR="677AFDBA">
        <w:rPr/>
        <w:t xml:space="preserve"> &amp; Mass, 2013, p. 10)</w:t>
      </w:r>
      <w:r w:rsidR="179DE326">
        <w:rPr/>
        <w:t xml:space="preserve">. </w:t>
      </w:r>
      <w:r w:rsidR="112B5AD9">
        <w:rPr/>
        <w:t>The Centers for Medicare &amp; Medicaid Services</w:t>
      </w:r>
      <w:r w:rsidR="34B8F3B2">
        <w:rPr/>
        <w:t xml:space="preserve"> (CMS)</w:t>
      </w:r>
      <w:r w:rsidR="112B5AD9">
        <w:rPr/>
        <w:t xml:space="preserve"> </w:t>
      </w:r>
      <w:r w:rsidR="677AFDBA">
        <w:rPr/>
        <w:t>provide</w:t>
      </w:r>
      <w:r w:rsidR="112B5AD9">
        <w:rPr/>
        <w:t xml:space="preserve"> </w:t>
      </w:r>
      <w:r w:rsidR="677AFDBA">
        <w:rPr/>
        <w:t>publicly</w:t>
      </w:r>
      <w:r w:rsidR="112B5AD9">
        <w:rPr/>
        <w:t xml:space="preserve"> </w:t>
      </w:r>
      <w:r w:rsidR="677AFDBA">
        <w:rPr/>
        <w:t>accessible data</w:t>
      </w:r>
      <w:r w:rsidR="112B5AD9">
        <w:rPr/>
        <w:t xml:space="preserve"> containing </w:t>
      </w:r>
      <w:r w:rsidR="3E8BF492">
        <w:rPr/>
        <w:t>fields</w:t>
      </w:r>
      <w:r w:rsidR="63B29A55">
        <w:rPr/>
        <w:t xml:space="preserve"> such as </w:t>
      </w:r>
      <w:r w:rsidR="677AFDBA">
        <w:rPr/>
        <w:t>provider information</w:t>
      </w:r>
      <w:r w:rsidR="34B8F3B2">
        <w:rPr/>
        <w:t xml:space="preserve"> and payment data. CMS</w:t>
      </w:r>
      <w:r w:rsidR="3E8BF492">
        <w:rPr/>
        <w:t xml:space="preserve"> </w:t>
      </w:r>
      <w:r w:rsidR="79B9512C">
        <w:rPr/>
        <w:t>al</w:t>
      </w:r>
      <w:r w:rsidR="0F9F3EA4">
        <w:rPr/>
        <w:t xml:space="preserve">so maintains a </w:t>
      </w:r>
      <w:r w:rsidR="677AFDBA">
        <w:rPr/>
        <w:t>list of excluded providers</w:t>
      </w:r>
      <w:r w:rsidR="32BD1D38">
        <w:rPr/>
        <w:t>, The List of Excluded Individuals and Entities (LEIE)</w:t>
      </w:r>
      <w:r w:rsidR="0C03DD2C">
        <w:rPr/>
        <w:t>.</w:t>
      </w:r>
      <w:r w:rsidR="32BD1D38">
        <w:rPr/>
        <w:t xml:space="preserve"> The LEIE </w:t>
      </w:r>
      <w:r w:rsidR="6CFDA1F6">
        <w:rPr/>
        <w:t>contains the individuals and entities reprimanded for FWA</w:t>
      </w:r>
      <w:r w:rsidR="3F3B71E6">
        <w:rPr/>
        <w:t>.</w:t>
      </w:r>
      <w:r w:rsidR="0C03DD2C">
        <w:rPr/>
        <w:t xml:space="preserve"> </w:t>
      </w:r>
      <w:r w:rsidR="3F3B71E6">
        <w:rPr/>
        <w:t>CMS</w:t>
      </w:r>
      <w:r w:rsidR="59C24855">
        <w:rPr/>
        <w:t xml:space="preserve"> data provides an ample number of resources</w:t>
      </w:r>
      <w:r w:rsidR="287AEE4E">
        <w:rPr/>
        <w:t xml:space="preserve"> and records</w:t>
      </w:r>
      <w:r w:rsidR="59C24855">
        <w:rPr/>
        <w:t xml:space="preserve"> to </w:t>
      </w:r>
      <w:r w:rsidR="287AEE4E">
        <w:rPr/>
        <w:t xml:space="preserve">adequately </w:t>
      </w:r>
      <w:r w:rsidR="6477CEC7">
        <w:rPr/>
        <w:t xml:space="preserve">train and </w:t>
      </w:r>
      <w:r w:rsidR="59C24855">
        <w:rPr/>
        <w:t xml:space="preserve">develop </w:t>
      </w:r>
      <w:r w:rsidR="7BE247AF">
        <w:rPr/>
        <w:t xml:space="preserve">a </w:t>
      </w:r>
      <w:r w:rsidR="59C24855">
        <w:rPr/>
        <w:t>machine learning model to disseminate between legitimate Medicare claims and those considered FWA</w:t>
      </w:r>
      <w:r w:rsidR="6AF93A98">
        <w:rPr/>
        <w:t xml:space="preserve">. </w:t>
      </w:r>
      <w:r w:rsidR="59C24855">
        <w:rPr/>
        <w:t>The potential</w:t>
      </w:r>
      <w:r w:rsidR="3A5432AD">
        <w:rPr/>
        <w:t xml:space="preserve"> cost and labor savings for </w:t>
      </w:r>
      <w:r w:rsidR="67990A2D">
        <w:rPr/>
        <w:t>t</w:t>
      </w:r>
      <w:del w:author="Cheun, Jacquelyn" w:date="2021-11-15T16:55:00Z" w:id="900064986">
        <w:r w:rsidDel="00B212D5">
          <w:delText>T</w:delText>
        </w:r>
      </w:del>
      <w:proofErr w:type="gramStart"/>
      <w:r w:rsidR="3A5432AD">
        <w:rPr/>
        <w:t>he</w:t>
      </w:r>
      <w:proofErr w:type="gramEnd"/>
      <w:r w:rsidR="3A5432AD">
        <w:rPr/>
        <w:t xml:space="preserve"> Department of Health and Human Services </w:t>
      </w:r>
      <w:r w:rsidR="78B87BE0">
        <w:rPr/>
        <w:t>from FWA detection via machine learning</w:t>
      </w:r>
      <w:r w:rsidR="48F0A46C">
        <w:rPr/>
        <w:t xml:space="preserve"> is significant.</w:t>
      </w:r>
      <w:r w:rsidR="59C24855">
        <w:rPr/>
        <w:t xml:space="preserve"> </w:t>
      </w:r>
    </w:p>
    <w:p w:rsidR="00035459" w:rsidP="009B5E2A" w:rsidRDefault="59C24855" w14:paraId="6CFF8052" w14:textId="7C11933C">
      <w:r>
        <w:t xml:space="preserve">Despite the variability of dollar estimates for FWA, </w:t>
      </w:r>
      <w:r w:rsidR="73EBAA22">
        <w:t xml:space="preserve">one theme is clear, </w:t>
      </w:r>
      <w:r>
        <w:t xml:space="preserve">Medicare suffers from rampant FWA, </w:t>
      </w:r>
      <w:r w:rsidR="3002DD81">
        <w:t xml:space="preserve">and </w:t>
      </w:r>
      <w:r>
        <w:t xml:space="preserve">these costs are absorbed by the Federal Government </w:t>
      </w:r>
      <w:r w:rsidR="562B03EB">
        <w:t xml:space="preserve">as well as </w:t>
      </w:r>
      <w:del w:author="Cheun, Jacquelyn" w:date="2021-11-15T16:56:00Z" w:id="80">
        <w:r w:rsidDel="59C24855" w:rsidR="00856D29">
          <w:delText>an</w:delText>
        </w:r>
      </w:del>
      <w:del w:author="Cheun, Jacquelyn" w:date="2021-11-15T16:55:00Z" w:id="81">
        <w:r w:rsidDel="59C24855" w:rsidR="00856D29">
          <w:delText>d</w:delText>
        </w:r>
      </w:del>
      <w:del w:author="Cheun, Jacquelyn" w:date="2021-11-15T16:56:00Z" w:id="82">
        <w:r w:rsidDel="59C24855" w:rsidR="00856D29">
          <w:delText xml:space="preserve"> </w:delText>
        </w:r>
        <w:r w:rsidDel="472C8541" w:rsidR="00856D29">
          <w:delText>ultimately</w:delText>
        </w:r>
      </w:del>
      <w:del w:author="Goodwin, Ben" w:date="2021-11-22T13:36:00Z" w:id="83">
        <w:r w:rsidDel="00035459" w:rsidR="472C8541">
          <w:delText xml:space="preserve"> </w:delText>
        </w:r>
      </w:del>
      <w:r w:rsidR="1943479E">
        <w:t>the</w:t>
      </w:r>
      <w:r>
        <w:t xml:space="preserve"> taxpayers of the United States</w:t>
      </w:r>
      <w:r w:rsidR="761B5DDF">
        <w:t>.</w:t>
      </w:r>
      <w:r w:rsidR="00035459">
        <w:t xml:space="preserve">  </w:t>
      </w:r>
      <w:r w:rsidR="00BE2395">
        <w:t>CMS provides publicly available data on Medicare through various applications and databases</w:t>
      </w:r>
      <w:r w:rsidR="00D01549">
        <w:t xml:space="preserve"> and with this data this study proposes implementation of machine learning algorithms to generalize and detect FWA</w:t>
      </w:r>
      <w:r w:rsidR="00F73A2C">
        <w:t xml:space="preserve"> in current and future claims.</w:t>
      </w:r>
    </w:p>
    <w:p w:rsidR="000D1ECF" w:rsidDel="00F73A2C" w:rsidP="00F73A2C" w:rsidRDefault="00F73A2C" w14:paraId="15561AE0" w14:textId="7A814D36">
      <w:pPr>
        <w:ind w:firstLine="0"/>
        <w:rPr>
          <w:del w:author="Goodwin, Ben" w:date="2021-11-22T13:38:00Z" w:id="84"/>
        </w:rPr>
        <w:pPrChange w:author="Goodwin, Ben" w:date="2021-11-22T13:38:00Z" w:id="85">
          <w:pPr/>
        </w:pPrChange>
      </w:pPr>
      <w:r>
        <w:t xml:space="preserve">   </w:t>
      </w:r>
      <w:del w:author="Goodwin, Ben" w:date="2021-11-22T13:38:00Z" w:id="86">
        <w:r w:rsidDel="00F73A2C" w:rsidR="761B5DDF">
          <w:delText xml:space="preserve"> </w:delText>
        </w:r>
        <w:commentRangeStart w:id="87"/>
        <w:r w:rsidDel="00F73A2C" w:rsidR="59C24855">
          <w:delText xml:space="preserve">Due to the sheer amount of data available </w:delText>
        </w:r>
        <w:r w:rsidDel="00F73A2C" w:rsidR="23AF707A">
          <w:delText xml:space="preserve">from CMS </w:delText>
        </w:r>
        <w:r w:rsidDel="00F73A2C" w:rsidR="59C24855">
          <w:delText xml:space="preserve">on Medicare through </w:delText>
        </w:r>
        <w:r w:rsidDel="00F73A2C" w:rsidR="23AF707A">
          <w:delText xml:space="preserve">various </w:delText>
        </w:r>
        <w:r w:rsidDel="00F73A2C" w:rsidR="59C24855">
          <w:delText xml:space="preserve">applications and databases, this study proposes implementation of machine learning algorithms to </w:delText>
        </w:r>
        <w:r w:rsidDel="00F73A2C" w:rsidR="158B7BC4">
          <w:delText xml:space="preserve">first generalize, and then </w:delText>
        </w:r>
        <w:r w:rsidDel="00F73A2C" w:rsidR="59C24855">
          <w:delText>detect FW</w:delText>
        </w:r>
        <w:r w:rsidDel="00F73A2C" w:rsidR="0E972273">
          <w:delText xml:space="preserve">A with the intentions of reducing organizational overhead and </w:delText>
        </w:r>
        <w:r w:rsidDel="00F73A2C" w:rsidR="10615950">
          <w:delText>labor</w:delText>
        </w:r>
        <w:r w:rsidDel="00F73A2C" w:rsidR="0E972273">
          <w:delText xml:space="preserve"> required to combat such issues</w:delText>
        </w:r>
        <w:r w:rsidDel="00F73A2C" w:rsidR="0ABCB426">
          <w:delText xml:space="preserve">. </w:delText>
        </w:r>
        <w:commentRangeEnd w:id="87"/>
        <w:r w:rsidDel="00F73A2C" w:rsidR="00856D29">
          <w:rPr>
            <w:rStyle w:val="CommentReference"/>
          </w:rPr>
          <w:commentReference w:id="87"/>
        </w:r>
        <w:r w:rsidDel="00F73A2C" w:rsidR="6646CFD4">
          <w:delText xml:space="preserve">This paper aims to provide insight on </w:delText>
        </w:r>
        <w:r w:rsidDel="00F73A2C" w:rsidR="00E68257">
          <w:delText>a key</w:delText>
        </w:r>
        <w:r w:rsidDel="00F73A2C" w:rsidR="6646CFD4">
          <w:delText xml:space="preserve"> issue with respect to Medicare FWA.</w:delText>
        </w:r>
      </w:del>
    </w:p>
    <w:p w:rsidR="000D1ECF" w:rsidDel="00F73A2C" w:rsidP="5B5AC771" w:rsidRDefault="6646CFD4" w14:paraId="2351AD69" w14:textId="3C2DB3E8">
      <w:pPr>
        <w:rPr>
          <w:del w:author="Goodwin, Ben" w:date="2021-11-22T13:38:00Z" w:id="88"/>
          <w:highlight w:val="yellow"/>
          <w:rPrChange w:author="Cheun, Jacquelyn" w:date="2021-11-15T16:56:00Z" w:id="89">
            <w:rPr>
              <w:del w:author="Goodwin, Ben" w:date="2021-11-22T13:38:00Z" w:id="90"/>
            </w:rPr>
          </w:rPrChange>
        </w:rPr>
      </w:pPr>
      <w:del w:author="Goodwin, Ben" w:date="2021-11-22T13:38:00Z" w:id="91">
        <w:r w:rsidRPr="5B5AC771" w:rsidDel="00F73A2C">
          <w:rPr>
            <w:highlight w:val="yellow"/>
            <w:rPrChange w:author="Cheun, Jacquelyn" w:date="2021-11-15T16:56:00Z" w:id="92">
              <w:rPr/>
            </w:rPrChange>
          </w:rPr>
          <w:delText>(1) Can machine learning consistently and accurately detect Medicare FWA?</w:delText>
        </w:r>
        <w:r w:rsidDel="00F73A2C">
          <w:delText xml:space="preserve"> </w:delText>
        </w:r>
        <w:commentRangeStart w:id="93"/>
        <w:commentRangeEnd w:id="93"/>
        <w:r w:rsidDel="00F73A2C" w:rsidR="000D1ECF">
          <w:rPr>
            <w:rStyle w:val="CommentReference"/>
          </w:rPr>
          <w:commentReference w:id="93"/>
        </w:r>
      </w:del>
    </w:p>
    <w:p w:rsidR="00904014" w:rsidP="00E9199F" w:rsidRDefault="00E9199F" w14:paraId="0F766B2A" w14:textId="0DA6A7E2">
      <w:pPr>
        <w:ind w:firstLine="0"/>
      </w:pPr>
      <w:ins w:author="Olanipekun, Babatunde" w:date="2021-12-04T16:51:25.527Z" w:id="2034350401">
        <w:r w:rsidR="72F2455E">
          <w:t>Machine learning techniques can complement the effor</w:t>
        </w:r>
        <w:r w:rsidR="72F2455E">
          <w:t>ts of</w:t>
        </w:r>
      </w:ins>
      <w:del w:author="Olanipekun, Babatunde" w:date="2021-12-04T16:51:56.131Z" w:id="1083440086">
        <w:r w:rsidDel="00E9199F">
          <w:delText xml:space="preserve">The </w:delText>
        </w:r>
        <w:r w:rsidDel="00FA5667">
          <w:delText>solution</w:delText>
        </w:r>
        <w:r w:rsidDel="00E9199F">
          <w:delText xml:space="preserve"> to this question would </w:delText>
        </w:r>
        <w:r w:rsidDel="00006790">
          <w:delText>aid</w:delText>
        </w:r>
      </w:del>
      <w:r w:rsidR="00E9199F">
        <w:rPr/>
        <w:t xml:space="preserve"> the Department of Health and Human Services </w:t>
      </w:r>
      <w:ins w:author="Olanipekun, Babatunde" w:date="2021-12-04T16:52:13.69Z" w:id="745017972">
        <w:r w:rsidR="51C085D5">
          <w:t xml:space="preserve">in </w:t>
        </w:r>
      </w:ins>
      <w:del w:author="Olanipekun, Babatunde" w:date="2021-12-04T16:52:15.784Z" w:id="1841353161">
        <w:r w:rsidDel="00E9199F">
          <w:delText xml:space="preserve">when </w:delText>
        </w:r>
      </w:del>
      <w:ins w:author="Olanipekun, Babatunde" w:date="2021-12-04T16:52:17.322Z" w:id="214357210">
        <w:r w:rsidR="576D92D6">
          <w:t xml:space="preserve">the </w:t>
        </w:r>
      </w:ins>
      <w:r w:rsidR="00E9199F">
        <w:rPr/>
        <w:t>investigati</w:t>
      </w:r>
      <w:ins w:author="Olanipekun, Babatunde" w:date="2021-12-04T16:52:21.724Z" w:id="19690133">
        <w:r w:rsidR="29EB7063">
          <w:t>o</w:t>
        </w:r>
      </w:ins>
      <w:r w:rsidR="00E9199F">
        <w:rPr/>
        <w:t>n</w:t>
      </w:r>
      <w:ins w:author="Olanipekun, Babatunde" w:date="2021-12-04T16:52:24.685Z" w:id="1089946851">
        <w:r w:rsidR="13F54B3C">
          <w:t xml:space="preserve"> of </w:t>
        </w:r>
      </w:ins>
      <w:del w:author="Olanipekun, Babatunde" w:date="2021-12-04T16:52:27.957Z" w:id="1775790985">
        <w:r w:rsidDel="00E9199F">
          <w:delText xml:space="preserve">g a </w:delText>
        </w:r>
      </w:del>
      <w:r w:rsidR="00E9199F">
        <w:rPr/>
        <w:t>potentially fraudulent claim</w:t>
      </w:r>
      <w:ins w:author="Olanipekun, Babatunde" w:date="2021-12-04T16:52:33.489Z" w:id="1291511823">
        <w:r w:rsidR="0D393C62">
          <w:t>s</w:t>
        </w:r>
      </w:ins>
      <w:r w:rsidR="2A2ED653">
        <w:rPr/>
        <w:t xml:space="preserve">. </w:t>
      </w:r>
      <w:ins w:author="Olanipekun, Babatunde" w:date="2021-12-04T16:52:37.875Z" w:id="610343559">
        <w:r w:rsidR="27CE162D">
          <w:t xml:space="preserve">Such </w:t>
        </w:r>
      </w:ins>
      <w:del w:author="Olanipekun, Babatunde" w:date="2021-12-04T16:52:39.417Z" w:id="1154349432">
        <w:r w:rsidDel="00E9199F">
          <w:delText xml:space="preserve">The </w:delText>
        </w:r>
      </w:del>
      <w:ins w:author="Olanipekun, Babatunde" w:date="2021-12-04T16:52:48.581Z" w:id="1890335642">
        <w:r w:rsidR="4A0ADBC2">
          <w:t xml:space="preserve">machine learning </w:t>
        </w:r>
      </w:ins>
      <w:r w:rsidR="00E9199F">
        <w:rPr/>
        <w:t>algorithm</w:t>
      </w:r>
      <w:ins w:author="Olanipekun, Babatunde" w:date="2021-12-04T16:52:52.531Z" w:id="1014307799">
        <w:r w:rsidR="40D5162E">
          <w:t>s</w:t>
        </w:r>
      </w:ins>
      <w:r w:rsidR="00E9199F">
        <w:rPr/>
        <w:t xml:space="preserve"> could serve as a first layer of detection</w:t>
      </w:r>
      <w:ins w:author="Olanipekun, Babatunde" w:date="2021-12-04T16:53:59.941Z" w:id="313118598">
        <w:r w:rsidR="4678BF15">
          <w:t xml:space="preserve">, which human claims inspectors can further analyze to determine if the claim is </w:t>
        </w:r>
      </w:ins>
      <w:ins w:author="Olanipekun, Babatunde" w:date="2021-12-04T16:54:08.399Z" w:id="1924531565">
        <w:r w:rsidR="4678BF15">
          <w:t xml:space="preserve">a </w:t>
        </w:r>
        <w:r w:rsidR="75A87AFB">
          <w:t xml:space="preserve">potential </w:t>
        </w:r>
        <w:r w:rsidR="4678BF15">
          <w:t>candidate for</w:t>
        </w:r>
      </w:ins>
      <w:del w:author="Olanipekun, Babatunde" w:date="2021-12-04T16:54:17.895Z" w:id="1150911442">
        <w:r w:rsidDel="00E9199F">
          <w:delText xml:space="preserve"> and indicate to human claims inspectors that a given claim is potentially</w:delText>
        </w:r>
      </w:del>
      <w:r w:rsidR="00E9199F">
        <w:rPr/>
        <w:t xml:space="preserve"> FWA</w:t>
      </w:r>
      <w:r w:rsidR="1916E682">
        <w:rPr/>
        <w:t xml:space="preserve">. </w:t>
      </w:r>
      <w:r w:rsidR="00E9199F">
        <w:rPr/>
        <w:t xml:space="preserve">This step in the investigative process has the potential to save hundreds of thousands of man hours per year as the algorithm has the capability to </w:t>
      </w:r>
      <w:r w:rsidR="00043780">
        <w:rPr/>
        <w:t>classify</w:t>
      </w:r>
      <w:r w:rsidR="00E9199F">
        <w:rPr/>
        <w:t xml:space="preserve"> claims as “potentially fraudulent” or “not potentially fraudulent,” saving the humans from the task of manually reviewing </w:t>
      </w:r>
      <w:r w:rsidR="00904014">
        <w:rPr/>
        <w:t>each</w:t>
      </w:r>
      <w:r w:rsidR="00E9199F">
        <w:rPr/>
        <w:t xml:space="preserve"> Medicare claim</w:t>
      </w:r>
      <w:r w:rsidR="069D5930">
        <w:rPr/>
        <w:t xml:space="preserve">. </w:t>
      </w:r>
      <w:r w:rsidR="00904014">
        <w:rPr/>
        <w:t>FWA are often difficult to detect and pursue and the costs of pursuing individual cases many not always be worth the expense, especially in the case where the FWA is a legitimate provider making an honest mistake, or even the case when a dishonest provider only slightly overbills</w:t>
      </w:r>
      <w:r w:rsidR="00D0793E">
        <w:rPr/>
        <w:t xml:space="preserve">, invoking an investigation </w:t>
      </w:r>
      <w:r w:rsidR="00C26401">
        <w:rPr/>
        <w:t>costing more than the FWA itself.</w:t>
      </w:r>
      <w:r w:rsidR="7501E517">
        <w:rPr/>
        <w:t xml:space="preserve"> </w:t>
      </w:r>
      <w:r w:rsidR="00904014">
        <w:rPr/>
        <w:t xml:space="preserve">In the </w:t>
      </w:r>
      <w:r w:rsidR="00C26401">
        <w:rPr/>
        <w:t>scenario</w:t>
      </w:r>
      <w:r w:rsidR="00904014">
        <w:rPr/>
        <w:t xml:space="preserve"> </w:t>
      </w:r>
      <w:r w:rsidR="00A3677B">
        <w:rPr/>
        <w:t>where</w:t>
      </w:r>
      <w:r w:rsidR="00904014">
        <w:rPr/>
        <w:t xml:space="preserve"> an algorithm can make this first determination has the potential to save tremendous amounts of money and investigative </w:t>
      </w:r>
      <w:r w:rsidR="5A9677B2">
        <w:rPr/>
        <w:t>labor</w:t>
      </w:r>
      <w:r w:rsidR="00904014">
        <w:rPr/>
        <w:t xml:space="preserve">. </w:t>
      </w:r>
    </w:p>
    <w:p w:rsidR="00686A8E" w:rsidP="00030FBB" w:rsidRDefault="00030FBB" w14:paraId="2BBEA450" w14:textId="3EDED490">
      <w:pPr>
        <w:ind w:firstLine="0"/>
      </w:pPr>
      <w:r w:rsidR="33F59C45">
        <w:rPr/>
        <w:t xml:space="preserve">  </w:t>
      </w:r>
      <w:r w:rsidR="1401A258">
        <w:rPr/>
        <w:t>The subject of FWA is an often researched and discussed problem within academia and beyond (</w:t>
      </w:r>
      <w:r w:rsidR="1401A258">
        <w:rPr/>
        <w:t>Pande</w:t>
      </w:r>
      <w:r w:rsidR="1401A258">
        <w:rPr/>
        <w:t xml:space="preserve"> &amp; Mass, 2013, p. 9)</w:t>
      </w:r>
      <w:r w:rsidR="041877B6">
        <w:rPr/>
        <w:t xml:space="preserve">. </w:t>
      </w:r>
      <w:r w:rsidR="1401A258">
        <w:rPr/>
        <w:t xml:space="preserve">The topic has even finally reached the point of </w:t>
      </w:r>
      <w:r w:rsidR="636DF57A">
        <w:rPr/>
        <w:t>Federal G</w:t>
      </w:r>
      <w:r w:rsidR="1401A258">
        <w:rPr/>
        <w:t>overnment admission, with President Obama making the elimination of healthcare FWA a top priority of his administration (</w:t>
      </w:r>
      <w:r w:rsidR="1401A258">
        <w:rPr/>
        <w:t>Pande</w:t>
      </w:r>
      <w:r w:rsidR="1401A258">
        <w:rPr/>
        <w:t xml:space="preserve"> &amp; Mass, 2013, p. 10)</w:t>
      </w:r>
      <w:r w:rsidR="6789712B">
        <w:rPr/>
        <w:t xml:space="preserve">. </w:t>
      </w:r>
      <w:r w:rsidR="659C9B5F">
        <w:rPr/>
        <w:t>The Federal Government announced in 2011 that it would include predictive data modeling to assist in the fight against FWA prior to the payment of claims (</w:t>
      </w:r>
      <w:r w:rsidR="659C9B5F">
        <w:rPr/>
        <w:t>Pande</w:t>
      </w:r>
      <w:r w:rsidR="659C9B5F">
        <w:rPr/>
        <w:t xml:space="preserve"> &amp; Mass, 2013, p. 10)</w:t>
      </w:r>
      <w:r w:rsidR="36F72336">
        <w:rPr/>
        <w:t xml:space="preserve">. </w:t>
      </w:r>
      <w:r w:rsidR="1401A258">
        <w:rPr/>
        <w:t>Yet despite this public affirmation of the issue of FWA, 12 years later the problem persists and my many accounts, only continues in increases prevalence (</w:t>
      </w:r>
      <w:r w:rsidR="1401A258">
        <w:rPr/>
        <w:t>Pande</w:t>
      </w:r>
      <w:r w:rsidR="1401A258">
        <w:rPr/>
        <w:t xml:space="preserve"> &amp; Mass, 2013, p. 9). </w:t>
      </w:r>
      <w:proofErr w:type="spellStart"/>
      <w:proofErr w:type="spellEnd"/>
      <w:proofErr w:type="spellStart"/>
      <w:proofErr w:type="spellEnd"/>
    </w:p>
    <w:p w:rsidR="000D7E40" w:rsidP="000D7E40" w:rsidRDefault="000D7E40" w14:paraId="4BB24C2E" w14:textId="02F1D54D">
      <w:r w:rsidR="5418870D">
        <w:rPr/>
        <w:t>Among the various issues associated with solving such a problem revolves around access to data</w:t>
      </w:r>
      <w:r w:rsidR="3A5C32A9">
        <w:rPr/>
        <w:t xml:space="preserve">. </w:t>
      </w:r>
      <w:r w:rsidR="5418870D">
        <w:rPr/>
        <w:t xml:space="preserve">Despite the relatively large amount of publicly accessible data, this research is tasked with determining which data best pertains to the topic at hand and whether the data </w:t>
      </w:r>
      <w:r w:rsidR="3EFD7F54">
        <w:rPr/>
        <w:t>answers</w:t>
      </w:r>
      <w:r w:rsidR="5418870D">
        <w:rPr/>
        <w:t xml:space="preserve"> the question of interest</w:t>
      </w:r>
      <w:r w:rsidR="2AC4E09C">
        <w:rPr/>
        <w:t xml:space="preserve">. </w:t>
      </w:r>
      <w:r w:rsidR="5418870D">
        <w:rPr/>
        <w:t xml:space="preserve">The CMS offers robust publicly available data and will be utilized throughout the duration of this study. </w:t>
      </w:r>
    </w:p>
    <w:p w:rsidR="00C748A6" w:rsidP="009B5E2A" w:rsidRDefault="00C748A6" w14:paraId="266A7013" w14:textId="77777777">
      <w:r>
        <w:t xml:space="preserve">The research team believes research in the field of Medicare FWA combined with machine learning will yield statistically significant and insightful results.  Applying machine learning techniques to Medicare data, implemented according to the methodologies reported above can and will identify situations where fraud, waste, and abuse are present. </w:t>
      </w:r>
    </w:p>
    <w:p w:rsidR="00371FFD" w:rsidP="009B5E2A" w:rsidRDefault="788E4C5F" w14:paraId="5C5A56FA" w14:textId="245D9548">
      <w:pPr>
        <w:rPr>
          <w:del w:author="Cheun, Jacquelyn" w:date="2021-11-23T01:11:51.529Z" w:id="1998919958"/>
        </w:rPr>
      </w:pPr>
      <w:commentRangeStart w:id="96"/>
      <w:del w:author="Cheun, Jacquelyn" w:date="2021-11-23T01:11:51.53Z" w:id="420738289">
        <w:r w:rsidDel="788E4C5F">
          <w:delText xml:space="preserve">Placeholder </w:delText>
        </w:r>
      </w:del>
      <w:del w:author="Goodwin, Ben" w:date="2021-11-22T14:36:00Z" w:id="699594466">
        <w:r w:rsidDel="788E4C5F">
          <w:delText xml:space="preserve">paragraph </w:delText>
        </w:r>
      </w:del>
      <w:del w:author="Cheun, Jacquelyn" w:date="2021-11-23T01:11:51.53Z" w:id="467245245">
        <w:r w:rsidDel="00382120">
          <w:delText>sentence</w:delText>
        </w:r>
        <w:r w:rsidDel="00382120">
          <w:delText xml:space="preserve"> </w:delText>
        </w:r>
        <w:r w:rsidDel="788E4C5F">
          <w:delText xml:space="preserve">for results. </w:delText>
        </w:r>
      </w:del>
    </w:p>
    <w:p w:rsidR="00371FFD" w:rsidP="009B5E2A" w:rsidRDefault="788E4C5F" w14:paraId="10C79901" w14:textId="2C0F25B8">
      <w:pPr>
        <w:rPr>
          <w:del w:author="Cheun, Jacquelyn" w:date="2021-11-23T01:11:51.524Z" w:id="1868052976"/>
        </w:rPr>
      </w:pPr>
      <w:del w:author="Cheun, Jacquelyn" w:date="2021-11-23T01:11:51.528Z" w:id="931056533">
        <w:r w:rsidDel="788E4C5F">
          <w:delText xml:space="preserve">Placeholder </w:delText>
        </w:r>
      </w:del>
      <w:del w:author="Goodwin, Ben" w:date="2021-11-22T14:37:00Z" w:id="1721809512">
        <w:r w:rsidDel="788E4C5F">
          <w:delText xml:space="preserve">paragraph </w:delText>
        </w:r>
      </w:del>
      <w:del w:author="Cheun, Jacquelyn" w:date="2021-11-23T01:11:51.528Z" w:id="31287807">
        <w:r w:rsidDel="00382120">
          <w:delText>sentence</w:delText>
        </w:r>
        <w:r w:rsidDel="00382120">
          <w:delText xml:space="preserve"> </w:delText>
        </w:r>
        <w:r w:rsidDel="788E4C5F">
          <w:delText>for conclusion</w:delText>
        </w:r>
      </w:del>
      <w:commentRangeEnd w:id="96"/>
      <w:r>
        <w:rPr>
          <w:rStyle w:val="CommentReference"/>
        </w:rPr>
        <w:commentReference w:id="96"/>
      </w:r>
    </w:p>
    <w:p w:rsidRPr="009A3755" w:rsidR="009B1D59" w:rsidP="009B1D59" w:rsidRDefault="007131A7" w14:paraId="54456938" w14:textId="77777777">
      <w:pPr>
        <w:pStyle w:val="heading10"/>
      </w:pPr>
      <w:r>
        <w:lastRenderedPageBreak/>
        <w:t>2</w:t>
      </w:r>
      <w:r w:rsidR="009B1D59">
        <w:t xml:space="preserve">   </w:t>
      </w:r>
      <w:r w:rsidR="00C748A6">
        <w:t>Literature Review</w:t>
      </w:r>
    </w:p>
    <w:p w:rsidR="63CA9616" w:rsidP="63CA9616" w:rsidRDefault="63CA9616" w14:paraId="224661C8" w14:textId="02864B11">
      <w:pPr>
        <w:pStyle w:val="p1a"/>
      </w:pPr>
    </w:p>
    <w:p w:rsidR="00176861" w:rsidP="1A39F916" w:rsidRDefault="00C748A6" w14:paraId="549C1169" w14:textId="2620EB9F">
      <w:pPr>
        <w:pStyle w:val="p1a"/>
        <w:rPr>
          <w:rFonts w:ascii="Times" w:hAnsi="Times" w:eastAsia="Times" w:cs="Times"/>
        </w:rPr>
      </w:pPr>
      <w:r w:rsidRPr="1A39F916" w:rsidR="00C748A6">
        <w:rPr>
          <w:rFonts w:ascii="Times" w:hAnsi="Times" w:eastAsia="Times" w:cs="Times"/>
        </w:rPr>
        <w:t>Much of the previous research on the topic of Medicare FWA have attempted to generalize fraud and train machine learning models to detect providers who commit Medicare FWA</w:t>
      </w:r>
      <w:ins w:author="Olanipekun, Babatunde" w:date="2021-12-04T16:06:35.764Z" w:id="1210534862">
        <w:r w:rsidRPr="1A39F916" w:rsidR="588AA4C8">
          <w:rPr>
            <w:rFonts w:ascii="Times" w:hAnsi="Times" w:eastAsia="Times" w:cs="Times"/>
          </w:rPr>
          <w:t xml:space="preserve"> (e.g., Musal, 2010</w:t>
        </w:r>
      </w:ins>
      <w:ins w:author="Olanipekun, Babatunde" w:date="2021-12-04T16:07:00.351Z" w:id="1326922396">
        <w:r w:rsidRPr="1A39F916" w:rsidR="588AA4C8">
          <w:rPr>
            <w:rFonts w:ascii="Times" w:hAnsi="Times" w:eastAsia="Times" w:cs="Times"/>
          </w:rPr>
          <w:t xml:space="preserve">, </w:t>
        </w:r>
      </w:ins>
      <w:ins w:author="Olanipekun, Babatunde" w:date="2021-12-04T16:15:14.385Z" w:id="218329886">
        <w:r w:rsidRPr="1A39F916" w:rsidR="698ECC42">
          <w:rPr>
            <w:rFonts w:ascii="Times" w:hAnsi="Times" w:eastAsia="Times" w:cs="Times"/>
          </w:rPr>
          <w:t xml:space="preserve">Liu et al., 2016, </w:t>
        </w:r>
      </w:ins>
      <w:ins w:author="Olanipekun, Babatunde" w:date="2021-12-04T16:23:19.385Z" w:id="1837452731">
        <w:r w:rsidRPr="1A39F916" w:rsidR="54FFF845">
          <w:rPr>
            <w:rFonts w:ascii="Times" w:hAnsi="Times" w:eastAsia="Times" w:cs="Times"/>
            <w:noProof w:val="0"/>
            <w:lang w:val="en-US"/>
          </w:rPr>
          <w:t>Herland et al., 2017</w:t>
        </w:r>
        <w:r w:rsidRPr="1A39F916" w:rsidR="54FFF845">
          <w:rPr>
            <w:rFonts w:ascii="Times" w:hAnsi="Times" w:eastAsia="Times" w:cs="Times"/>
            <w:noProof w:val="0"/>
            <w:lang w:val="en-US"/>
          </w:rPr>
          <w:t>,</w:t>
        </w:r>
        <w:r w:rsidRPr="1A39F916" w:rsidR="54FFF845">
          <w:rPr>
            <w:rFonts w:ascii="Times" w:hAnsi="Times" w:eastAsia="Times" w:cs="Times"/>
            <w:color w:val="000000" w:themeColor="text1" w:themeTint="FF" w:themeShade="FF"/>
            <w:sz w:val="18"/>
            <w:szCs w:val="18"/>
            <w:lang w:eastAsia="en-US"/>
          </w:rPr>
          <w:t xml:space="preserve"> </w:t>
        </w:r>
      </w:ins>
      <w:ins w:author="Olanipekun, Babatunde" w:date="2021-12-04T16:20:19.184Z" w:id="2013501780">
        <w:r w:rsidRPr="1A39F916" w:rsidR="5A27DC11">
          <w:rPr>
            <w:rFonts w:ascii="Times" w:hAnsi="Times" w:eastAsia="Times" w:cs="Times"/>
            <w:color w:val="000000" w:themeColor="text1" w:themeTint="FF" w:themeShade="FF"/>
            <w:sz w:val="18"/>
            <w:szCs w:val="18"/>
            <w:lang w:eastAsia="en-US"/>
          </w:rPr>
          <w:t>Zhang &amp; He 2017,</w:t>
        </w:r>
        <w:r w:rsidRPr="1A39F916" w:rsidR="5A27DC11">
          <w:rPr>
            <w:rFonts w:ascii="Times" w:hAnsi="Times" w:eastAsia="Times" w:cs="Times"/>
          </w:rPr>
          <w:t xml:space="preserve"> </w:t>
        </w:r>
      </w:ins>
      <w:ins w:author="Olanipekun, Babatunde" w:date="2021-12-04T16:06:35.764Z" w:id="2003967711">
        <w:r w:rsidRPr="1A39F916" w:rsidR="588AA4C8">
          <w:rPr>
            <w:rFonts w:ascii="Times" w:hAnsi="Times" w:eastAsia="Times" w:cs="Times"/>
          </w:rPr>
          <w:t>Bauder &amp; Khoshgoftaar 2018</w:t>
        </w:r>
      </w:ins>
      <w:ins w:author="Olanipekun, Babatunde" w:date="2021-12-04T16:19:43.328Z" w:id="1685169149">
        <w:r w:rsidRPr="1A39F916" w:rsidR="208DEABF">
          <w:rPr>
            <w:rFonts w:ascii="Times" w:hAnsi="Times" w:eastAsia="Times" w:cs="Times"/>
          </w:rPr>
          <w:t xml:space="preserve">, </w:t>
        </w:r>
        <w:r w:rsidRPr="1A39F916" w:rsidR="208DEABF">
          <w:rPr>
            <w:rFonts w:ascii="Times" w:hAnsi="Times" w:eastAsia="Times" w:cs="Times"/>
          </w:rPr>
          <w:t>Obodoekwe</w:t>
        </w:r>
        <w:r w:rsidRPr="1A39F916" w:rsidR="208DEABF">
          <w:rPr>
            <w:rFonts w:ascii="Times" w:hAnsi="Times" w:eastAsia="Times" w:cs="Times"/>
          </w:rPr>
          <w:t xml:space="preserve"> &amp; van der Haar, 2019</w:t>
        </w:r>
      </w:ins>
      <w:ins w:author="Olanipekun, Babatunde" w:date="2021-12-04T16:06:35.764Z" w:id="1729608294">
        <w:r w:rsidRPr="1A39F916" w:rsidR="588AA4C8">
          <w:rPr>
            <w:rFonts w:ascii="Times" w:hAnsi="Times" w:eastAsia="Times" w:cs="Times"/>
          </w:rPr>
          <w:t>)</w:t>
        </w:r>
      </w:ins>
      <w:r w:rsidRPr="1A39F916" w:rsidR="00C748A6">
        <w:rPr>
          <w:rFonts w:ascii="Times" w:hAnsi="Times" w:eastAsia="Times" w:cs="Times"/>
        </w:rPr>
        <w:t>.</w:t>
      </w:r>
      <w:r w:rsidRPr="1A39F916" w:rsidR="7491B6E9">
        <w:rPr>
          <w:rFonts w:ascii="Times" w:hAnsi="Times" w:eastAsia="Times" w:cs="Times"/>
        </w:rPr>
        <w:t xml:space="preserve"> </w:t>
      </w:r>
      <w:r w:rsidRPr="1A39F916" w:rsidR="00E43982">
        <w:rPr>
          <w:rFonts w:ascii="Times" w:hAnsi="Times" w:eastAsia="Times" w:cs="Times"/>
        </w:rPr>
        <w:t xml:space="preserve">Specifically, each prior paper has targeted a </w:t>
      </w:r>
      <w:r w:rsidRPr="1A39F916" w:rsidR="00C37D85">
        <w:rPr>
          <w:rFonts w:ascii="Times" w:hAnsi="Times" w:eastAsia="Times" w:cs="Times"/>
        </w:rPr>
        <w:t>specific</w:t>
      </w:r>
      <w:r w:rsidRPr="1A39F916" w:rsidR="00E43982">
        <w:rPr>
          <w:rFonts w:ascii="Times" w:hAnsi="Times" w:eastAsia="Times" w:cs="Times"/>
        </w:rPr>
        <w:t xml:space="preserve"> aspect of Medicare where the authors believe</w:t>
      </w:r>
      <w:r w:rsidRPr="1A39F916" w:rsidR="00C37D85">
        <w:rPr>
          <w:rFonts w:ascii="Times" w:hAnsi="Times" w:eastAsia="Times" w:cs="Times"/>
        </w:rPr>
        <w:t xml:space="preserve"> FWA could potentially be generalized, such as at the provider level </w:t>
      </w:r>
      <w:commentRangeStart w:id="99"/>
      <w:r w:rsidRPr="1A39F916" w:rsidR="00FF4236">
        <w:rPr>
          <w:rFonts w:ascii="Times" w:hAnsi="Times" w:eastAsia="Times" w:cs="Times"/>
        </w:rPr>
        <w:t>(</w:t>
      </w:r>
      <w:r w:rsidRPr="1A39F916" w:rsidR="00FF4236">
        <w:rPr>
          <w:rFonts w:ascii="Times" w:hAnsi="Times" w:eastAsia="Times" w:cs="Times"/>
        </w:rPr>
        <w:t>Bauder</w:t>
      </w:r>
      <w:r w:rsidRPr="1A39F916" w:rsidR="00FF4236">
        <w:rPr>
          <w:rFonts w:ascii="Times" w:hAnsi="Times" w:eastAsia="Times" w:cs="Times"/>
        </w:rPr>
        <w:t xml:space="preserve"> &amp; </w:t>
      </w:r>
      <w:r w:rsidRPr="1A39F916" w:rsidR="00FF4236">
        <w:rPr>
          <w:rFonts w:ascii="Times" w:hAnsi="Times" w:eastAsia="Times" w:cs="Times"/>
        </w:rPr>
        <w:t>Khoshgoftaar</w:t>
      </w:r>
      <w:r w:rsidRPr="1A39F916" w:rsidR="00FF4236">
        <w:rPr>
          <w:rFonts w:ascii="Times" w:hAnsi="Times" w:eastAsia="Times" w:cs="Times"/>
        </w:rPr>
        <w:t xml:space="preserve"> 2018</w:t>
      </w:r>
      <w:commentRangeEnd w:id="99"/>
      <w:r>
        <w:rPr>
          <w:rStyle w:val="CommentReference"/>
        </w:rPr>
        <w:commentReference w:id="99"/>
      </w:r>
      <w:r w:rsidRPr="1A39F916" w:rsidR="00FF4236">
        <w:rPr>
          <w:rFonts w:ascii="Times" w:hAnsi="Times" w:eastAsia="Times" w:cs="Times"/>
        </w:rPr>
        <w:t xml:space="preserve">, p. 9), </w:t>
      </w:r>
      <w:r w:rsidRPr="1A39F916" w:rsidR="00021FE2">
        <w:rPr>
          <w:rFonts w:ascii="Times" w:hAnsi="Times" w:eastAsia="Times" w:cs="Times"/>
        </w:rPr>
        <w:t xml:space="preserve">or </w:t>
      </w:r>
      <w:r w:rsidRPr="1A39F916" w:rsidR="00245309">
        <w:rPr>
          <w:rFonts w:ascii="Times" w:hAnsi="Times" w:eastAsia="Times" w:cs="Times"/>
        </w:rPr>
        <w:t>after the services have been rendered, at time of payment to the provider (</w:t>
      </w:r>
      <w:r w:rsidRPr="1A39F916" w:rsidR="00245309">
        <w:rPr>
          <w:rFonts w:ascii="Times" w:hAnsi="Times" w:eastAsia="Times" w:cs="Times"/>
        </w:rPr>
        <w:t>Pande</w:t>
      </w:r>
      <w:r w:rsidRPr="1A39F916" w:rsidR="00245309">
        <w:rPr>
          <w:rFonts w:ascii="Times" w:hAnsi="Times" w:eastAsia="Times" w:cs="Times"/>
        </w:rPr>
        <w:t xml:space="preserve"> &amp; Mass, 2013, p. 10). </w:t>
      </w:r>
      <w:commentRangeStart w:id="100"/>
      <w:r w:rsidRPr="1A39F916" w:rsidR="00C748A6">
        <w:rPr>
          <w:rFonts w:ascii="Times" w:hAnsi="Times" w:eastAsia="Times" w:cs="Times"/>
        </w:rPr>
        <w:t>The</w:t>
      </w:r>
      <w:r w:rsidRPr="1A39F916" w:rsidR="005F4FC4">
        <w:rPr>
          <w:rFonts w:ascii="Times" w:hAnsi="Times" w:eastAsia="Times" w:cs="Times"/>
        </w:rPr>
        <w:t xml:space="preserve"> researchers believe the prior studies have done a</w:t>
      </w:r>
      <w:r w:rsidRPr="1A39F916" w:rsidR="003A7E1E">
        <w:rPr>
          <w:rFonts w:ascii="Times" w:hAnsi="Times" w:eastAsia="Times" w:cs="Times"/>
        </w:rPr>
        <w:t xml:space="preserve">n adequate </w:t>
      </w:r>
      <w:r w:rsidRPr="1A39F916" w:rsidR="005F4FC4">
        <w:rPr>
          <w:rFonts w:ascii="Times" w:hAnsi="Times" w:eastAsia="Times" w:cs="Times"/>
        </w:rPr>
        <w:t xml:space="preserve">job generalizing </w:t>
      </w:r>
      <w:r w:rsidRPr="1A39F916" w:rsidR="00866323">
        <w:rPr>
          <w:rFonts w:ascii="Times" w:hAnsi="Times" w:eastAsia="Times" w:cs="Times"/>
        </w:rPr>
        <w:t>specific tenants of the</w:t>
      </w:r>
      <w:r w:rsidRPr="1A39F916" w:rsidR="005F4FC4">
        <w:rPr>
          <w:rFonts w:ascii="Times" w:hAnsi="Times" w:eastAsia="Times" w:cs="Times"/>
        </w:rPr>
        <w:t xml:space="preserve"> </w:t>
      </w:r>
      <w:commentRangeStart w:id="101"/>
      <w:r w:rsidRPr="1A39F916" w:rsidR="005F4FC4">
        <w:rPr>
          <w:rFonts w:ascii="Times" w:hAnsi="Times" w:eastAsia="Times" w:cs="Times"/>
        </w:rPr>
        <w:t>problem</w:t>
      </w:r>
      <w:commentRangeEnd w:id="101"/>
      <w:r>
        <w:rPr>
          <w:rStyle w:val="CommentReference"/>
        </w:rPr>
        <w:commentReference w:id="101"/>
      </w:r>
      <w:ins w:author="Goodwin, Ben" w:date="2021-11-22T14:57:00Z" w:id="60162715">
        <w:r w:rsidRPr="1A39F916" w:rsidR="009E299B">
          <w:rPr>
            <w:rFonts w:ascii="Times" w:hAnsi="Times" w:eastAsia="Times" w:cs="Times"/>
          </w:rPr>
          <w:t xml:space="preserve"> </w:t>
        </w:r>
        <w:r w:rsidRPr="1A39F916" w:rsidR="00C749ED">
          <w:rPr>
            <w:rFonts w:ascii="Times" w:hAnsi="Times" w:eastAsia="Times" w:cs="Times"/>
          </w:rPr>
          <w:t xml:space="preserve">but </w:t>
        </w:r>
      </w:ins>
      <w:del w:author="Goodwin, Ben" w:date="2021-11-22T14:57:00Z" w:id="1847570673">
        <w:r w:rsidRPr="1A39F916" w:rsidDel="00C748A6">
          <w:rPr>
            <w:rFonts w:ascii="Times" w:hAnsi="Times" w:eastAsia="Times" w:cs="Times"/>
          </w:rPr>
          <w:delText xml:space="preserve">. </w:delText>
        </w:r>
        <w:r w:rsidRPr="1A39F916" w:rsidDel="00C748A6">
          <w:rPr>
            <w:rFonts w:ascii="Times" w:hAnsi="Times" w:eastAsia="Times" w:cs="Times"/>
          </w:rPr>
          <w:delText>The previous</w:delText>
        </w:r>
      </w:del>
      <w:del w:author="Goodwin, Ben" w:date="2021-11-22T14:58:00Z" w:id="1442518496">
        <w:r w:rsidRPr="1A39F916" w:rsidDel="00C748A6">
          <w:rPr>
            <w:rFonts w:ascii="Times" w:hAnsi="Times" w:eastAsia="Times" w:cs="Times"/>
          </w:rPr>
          <w:delText xml:space="preserve"> research</w:delText>
        </w:r>
        <w:r w:rsidRPr="1A39F916" w:rsidDel="00C748A6">
          <w:rPr>
            <w:rFonts w:ascii="Times" w:hAnsi="Times" w:eastAsia="Times" w:cs="Times"/>
          </w:rPr>
          <w:delText xml:space="preserve"> </w:delText>
        </w:r>
      </w:del>
      <w:r w:rsidRPr="1A39F916" w:rsidR="003F66B5">
        <w:rPr>
          <w:rFonts w:ascii="Times" w:hAnsi="Times" w:eastAsia="Times" w:cs="Times"/>
        </w:rPr>
        <w:t>contain</w:t>
      </w:r>
      <w:del w:author="Goodwin, Ben" w:date="2021-11-22T14:58:00Z" w:id="832664964">
        <w:r w:rsidRPr="1A39F916" w:rsidDel="00C748A6">
          <w:rPr>
            <w:rFonts w:ascii="Times" w:hAnsi="Times" w:eastAsia="Times" w:cs="Times"/>
          </w:rPr>
          <w:delText>s</w:delText>
        </w:r>
      </w:del>
      <w:del w:author="Goodwin, Ben" w:date="2021-11-22T14:55:00Z" w:id="1410434532">
        <w:r w:rsidRPr="1A39F916" w:rsidDel="00C748A6">
          <w:rPr>
            <w:rFonts w:ascii="Times" w:hAnsi="Times" w:eastAsia="Times" w:cs="Times"/>
          </w:rPr>
          <w:delText>,</w:delText>
        </w:r>
      </w:del>
      <w:r w:rsidRPr="1A39F916" w:rsidR="00664C24">
        <w:rPr>
          <w:rFonts w:ascii="Times" w:hAnsi="Times" w:eastAsia="Times" w:cs="Times"/>
        </w:rPr>
        <w:t xml:space="preserve"> </w:t>
      </w:r>
      <w:del w:author="Goodwin, Ben" w:date="2021-11-22T14:55:00Z" w:id="2041997736">
        <w:r w:rsidRPr="1A39F916" w:rsidDel="00C748A6">
          <w:rPr>
            <w:rFonts w:ascii="Times" w:hAnsi="Times" w:eastAsia="Times" w:cs="Times"/>
          </w:rPr>
          <w:delText xml:space="preserve">however </w:delText>
        </w:r>
      </w:del>
      <w:del w:author="Goodwin, Ben" w:date="2021-11-22T14:56:00Z" w:id="1390175384">
        <w:r w:rsidRPr="1A39F916" w:rsidDel="00C748A6">
          <w:rPr>
            <w:rFonts w:ascii="Times" w:hAnsi="Times" w:eastAsia="Times" w:cs="Times"/>
          </w:rPr>
          <w:delText xml:space="preserve">there are </w:delText>
        </w:r>
      </w:del>
      <w:r w:rsidRPr="1A39F916" w:rsidR="00664C24">
        <w:rPr>
          <w:rFonts w:ascii="Times" w:hAnsi="Times" w:eastAsia="Times" w:cs="Times"/>
        </w:rPr>
        <w:t xml:space="preserve">several shortcomings </w:t>
      </w:r>
      <w:r w:rsidRPr="1A39F916" w:rsidR="001D63EB">
        <w:rPr>
          <w:rFonts w:ascii="Times" w:hAnsi="Times" w:eastAsia="Times" w:cs="Times"/>
        </w:rPr>
        <w:t>that need to be addressed</w:t>
      </w:r>
      <w:ins w:author="Goodwin, Ben" w:date="2021-11-22T14:58:00Z" w:id="827619984">
        <w:r w:rsidRPr="1A39F916" w:rsidR="002A270C">
          <w:rPr>
            <w:rFonts w:ascii="Times" w:hAnsi="Times" w:eastAsia="Times" w:cs="Times"/>
          </w:rPr>
          <w:t>.</w:t>
        </w:r>
      </w:ins>
      <w:ins w:author="Goodwin, Ben" w:date="2021-11-22T14:57:00Z" w:id="713121659">
        <w:r w:rsidRPr="1A39F916" w:rsidR="009E299B">
          <w:rPr>
            <w:rFonts w:ascii="Times" w:hAnsi="Times" w:eastAsia="Times" w:cs="Times"/>
          </w:rPr>
          <w:t xml:space="preserve"> </w:t>
        </w:r>
      </w:ins>
      <w:del w:author="Goodwin, Ben" w:date="2021-11-22T14:57:00Z" w:id="122371117">
        <w:r w:rsidRPr="1A39F916" w:rsidDel="00C748A6">
          <w:rPr>
            <w:rFonts w:ascii="Times" w:hAnsi="Times" w:eastAsia="Times" w:cs="Times"/>
          </w:rPr>
          <w:delText xml:space="preserve"> and aggregated</w:delText>
        </w:r>
        <w:r w:rsidRPr="1A39F916" w:rsidDel="00C748A6">
          <w:rPr>
            <w:rFonts w:ascii="Times" w:hAnsi="Times" w:eastAsia="Times" w:cs="Times"/>
          </w:rPr>
          <w:delText xml:space="preserve"> </w:delText>
        </w:r>
      </w:del>
      <w:del w:author="Goodwin, Ben" w:date="2021-11-22T14:58:00Z" w:id="357227013">
        <w:r w:rsidRPr="1A39F916" w:rsidDel="00C748A6">
          <w:rPr>
            <w:rFonts w:ascii="Times" w:hAnsi="Times" w:eastAsia="Times" w:cs="Times"/>
          </w:rPr>
          <w:delText>including</w:delText>
        </w:r>
      </w:del>
      <w:ins w:author="Goodwin, Ben" w:date="2021-11-22T14:58:00Z" w:id="1782372534">
        <w:r w:rsidRPr="1A39F916" w:rsidR="002A270C">
          <w:rPr>
            <w:rFonts w:ascii="Times" w:hAnsi="Times" w:eastAsia="Times" w:cs="Times"/>
          </w:rPr>
          <w:t xml:space="preserve">These shortcomings </w:t>
        </w:r>
        <w:r w:rsidRPr="1A39F916" w:rsidR="002A270C">
          <w:rPr>
            <w:rFonts w:ascii="Times" w:hAnsi="Times" w:eastAsia="Times" w:cs="Times"/>
          </w:rPr>
          <w:t>include,</w:t>
        </w:r>
      </w:ins>
      <w:r w:rsidRPr="1A39F916" w:rsidR="001D63EB">
        <w:rPr>
          <w:rFonts w:ascii="Times" w:hAnsi="Times" w:eastAsia="Times" w:cs="Times"/>
        </w:rPr>
        <w:t xml:space="preserve"> using multiple years of available data</w:t>
      </w:r>
      <w:r w:rsidRPr="1A39F916" w:rsidR="00B51356">
        <w:rPr>
          <w:rFonts w:ascii="Times" w:hAnsi="Times" w:eastAsia="Times" w:cs="Times"/>
        </w:rPr>
        <w:t xml:space="preserve">, different choices of classification algorithms, and </w:t>
      </w:r>
      <w:r w:rsidRPr="1A39F916" w:rsidR="00527198">
        <w:rPr>
          <w:rFonts w:ascii="Times" w:hAnsi="Times" w:eastAsia="Times" w:cs="Times"/>
        </w:rPr>
        <w:t>linking the excluded providers with the claims data</w:t>
      </w:r>
      <w:r w:rsidRPr="1A39F916" w:rsidR="2DFD8C8B">
        <w:rPr>
          <w:rFonts w:ascii="Times" w:hAnsi="Times" w:eastAsia="Times" w:cs="Times"/>
        </w:rPr>
        <w:t xml:space="preserve">. </w:t>
      </w:r>
      <w:commentRangeEnd w:id="100"/>
      <w:r>
        <w:rPr>
          <w:rStyle w:val="CommentReference"/>
        </w:rPr>
        <w:commentReference w:id="100"/>
      </w:r>
      <w:r w:rsidRPr="1A39F916" w:rsidR="00676777">
        <w:rPr>
          <w:rFonts w:ascii="Times" w:hAnsi="Times" w:eastAsia="Times" w:cs="Times"/>
        </w:rPr>
        <w:t xml:space="preserve">The bulk of this analysis </w:t>
      </w:r>
      <w:r w:rsidRPr="1A39F916" w:rsidR="00AF5B23">
        <w:rPr>
          <w:rFonts w:ascii="Times" w:hAnsi="Times" w:eastAsia="Times" w:cs="Times"/>
        </w:rPr>
        <w:t>is</w:t>
      </w:r>
      <w:r w:rsidRPr="1A39F916" w:rsidR="00676777">
        <w:rPr>
          <w:rFonts w:ascii="Times" w:hAnsi="Times" w:eastAsia="Times" w:cs="Times"/>
        </w:rPr>
        <w:t xml:space="preserve"> </w:t>
      </w:r>
      <w:r w:rsidRPr="1A39F916" w:rsidR="00AF5B23">
        <w:rPr>
          <w:rFonts w:ascii="Times" w:hAnsi="Times" w:eastAsia="Times" w:cs="Times"/>
        </w:rPr>
        <w:t>centered around</w:t>
      </w:r>
      <w:r w:rsidRPr="1A39F916" w:rsidR="00676777">
        <w:rPr>
          <w:rFonts w:ascii="Times" w:hAnsi="Times" w:eastAsia="Times" w:cs="Times"/>
        </w:rPr>
        <w:t xml:space="preserve"> using machine learning to </w:t>
      </w:r>
      <w:r w:rsidRPr="1A39F916" w:rsidR="001C5EFE">
        <w:rPr>
          <w:rFonts w:ascii="Times" w:hAnsi="Times" w:eastAsia="Times" w:cs="Times"/>
        </w:rPr>
        <w:t>determine if a given claim is legitimate or FWA</w:t>
      </w:r>
      <w:r w:rsidRPr="1A39F916" w:rsidR="5B064FC9">
        <w:rPr>
          <w:rFonts w:ascii="Times" w:hAnsi="Times" w:eastAsia="Times" w:cs="Times"/>
        </w:rPr>
        <w:t xml:space="preserve">. </w:t>
      </w:r>
    </w:p>
    <w:p w:rsidRPr="00E83675" w:rsidR="00D91F0F" w:rsidP="1A39F916" w:rsidRDefault="00BB0DCC" w14:paraId="194B59D2" w14:textId="243FD48A">
      <w:pPr>
        <w:pStyle w:val="p1a"/>
        <w:rPr>
          <w:rFonts w:ascii="Times" w:hAnsi="Times" w:eastAsia="Times" w:cs="Times"/>
          <w:color w:val="000000"/>
          <w:rPrChange w:author="Goodwin, Ben" w:date="2021-11-22T15:00:00Z" w:id="1508915291">
            <w:rPr>
              <w:rFonts w:ascii="Times New Roman" w:hAnsi="Times New Roman"/>
              <w:color w:val="000000"/>
            </w:rPr>
          </w:rPrChange>
        </w:rPr>
      </w:pPr>
      <w:r w:rsidRPr="1A39F916" w:rsidR="00BB0DCC">
        <w:rPr>
          <w:rFonts w:ascii="Times" w:hAnsi="Times" w:eastAsia="Times" w:cs="Times"/>
        </w:rPr>
        <w:t xml:space="preserve">   </w:t>
      </w:r>
      <w:commentRangeStart w:id="115"/>
      <w:r w:rsidRPr="1A39F916" w:rsidR="00BB0DCC">
        <w:rPr>
          <w:rFonts w:ascii="Times" w:hAnsi="Times" w:eastAsia="Times" w:cs="Times"/>
          <w:color w:val="000000" w:themeColor="text1" w:themeTint="FF" w:themeShade="FF"/>
          <w:rPrChange w:author="Goodwin, Ben" w:date="2021-11-22T15:00:00Z" w:id="613294365">
            <w:rPr>
              <w:rFonts w:ascii="Times New Roman" w:hAnsi="Times New Roman"/>
              <w:color w:val="000000" w:themeColor="text1" w:themeTint="FF" w:themeShade="FF"/>
            </w:rPr>
          </w:rPrChange>
        </w:rPr>
        <w:t>Th</w:t>
      </w:r>
      <w:r w:rsidRPr="1A39F916" w:rsidR="005D1763">
        <w:rPr>
          <w:rFonts w:ascii="Times" w:hAnsi="Times" w:eastAsia="Times" w:cs="Times"/>
          <w:color w:val="000000" w:themeColor="text1" w:themeTint="FF" w:themeShade="FF"/>
          <w:rPrChange w:author="Goodwin, Ben" w:date="2021-11-22T15:00:00Z" w:id="1600380602">
            <w:rPr>
              <w:rFonts w:ascii="Times New Roman" w:hAnsi="Times New Roman"/>
              <w:color w:val="000000" w:themeColor="text1" w:themeTint="FF" w:themeShade="FF"/>
            </w:rPr>
          </w:rPrChange>
        </w:rPr>
        <w:t>is</w:t>
      </w:r>
      <w:r w:rsidRPr="1A39F916" w:rsidR="00BB0DCC">
        <w:rPr>
          <w:rFonts w:ascii="Times" w:hAnsi="Times" w:eastAsia="Times" w:cs="Times"/>
          <w:color w:val="000000" w:themeColor="text1" w:themeTint="FF" w:themeShade="FF"/>
          <w:rPrChange w:author="Goodwin, Ben" w:date="2021-11-22T15:00:00Z" w:id="1466188340">
            <w:rPr>
              <w:rFonts w:ascii="Times New Roman" w:hAnsi="Times New Roman"/>
              <w:color w:val="000000" w:themeColor="text1" w:themeTint="FF" w:themeShade="FF"/>
            </w:rPr>
          </w:rPrChange>
        </w:rPr>
        <w:t xml:space="preserve"> research</w:t>
      </w:r>
      <w:r w:rsidRPr="1A39F916" w:rsidR="00176861">
        <w:rPr>
          <w:rFonts w:ascii="Times" w:hAnsi="Times" w:eastAsia="Times" w:cs="Times"/>
          <w:color w:val="000000" w:themeColor="text1" w:themeTint="FF" w:themeShade="FF"/>
          <w:rPrChange w:author="Goodwin, Ben" w:date="2021-11-22T15:00:00Z" w:id="971231043">
            <w:rPr>
              <w:rFonts w:ascii="Times New Roman" w:hAnsi="Times New Roman"/>
              <w:color w:val="000000" w:themeColor="text1" w:themeTint="FF" w:themeShade="FF"/>
            </w:rPr>
          </w:rPrChange>
        </w:rPr>
        <w:t xml:space="preserve"> aims to use machine learning to identify possible fraudulent trends or activity using public Medicare </w:t>
      </w:r>
      <w:r w:rsidRPr="1A39F916" w:rsidR="00527198">
        <w:rPr>
          <w:rFonts w:ascii="Times" w:hAnsi="Times" w:eastAsia="Times" w:cs="Times"/>
          <w:color w:val="000000" w:themeColor="text1" w:themeTint="FF" w:themeShade="FF"/>
          <w:rPrChange w:author="Goodwin, Ben" w:date="2021-11-22T15:00:00Z" w:id="218653656">
            <w:rPr>
              <w:rFonts w:ascii="Times New Roman" w:hAnsi="Times New Roman"/>
              <w:color w:val="000000" w:themeColor="text1" w:themeTint="FF" w:themeShade="FF"/>
            </w:rPr>
          </w:rPrChange>
        </w:rPr>
        <w:t>Data</w:t>
      </w:r>
      <w:r w:rsidRPr="1A39F916" w:rsidR="7BC61861">
        <w:rPr>
          <w:rFonts w:ascii="Times" w:hAnsi="Times" w:eastAsia="Times" w:cs="Times"/>
          <w:color w:val="000000" w:themeColor="text1" w:themeTint="FF" w:themeShade="FF"/>
          <w:rPrChange w:author="Goodwin, Ben" w:date="2021-11-22T15:00:00Z" w:id="282018928">
            <w:rPr>
              <w:rFonts w:ascii="Times New Roman" w:hAnsi="Times New Roman"/>
              <w:color w:val="000000" w:themeColor="text1" w:themeTint="FF" w:themeShade="FF"/>
            </w:rPr>
          </w:rPrChange>
        </w:rPr>
        <w:t xml:space="preserve">. </w:t>
      </w:r>
      <w:r w:rsidRPr="1A39F916" w:rsidR="00CA217F">
        <w:rPr>
          <w:rFonts w:ascii="Times" w:hAnsi="Times" w:eastAsia="Times" w:cs="Times"/>
          <w:color w:val="000000" w:themeColor="text1" w:themeTint="FF" w:themeShade="FF"/>
          <w:rPrChange w:author="Goodwin, Ben" w:date="2021-11-22T15:00:00Z" w:id="680879054">
            <w:rPr>
              <w:rFonts w:ascii="Times New Roman" w:hAnsi="Times New Roman"/>
              <w:color w:val="000000" w:themeColor="text1" w:themeTint="FF" w:themeShade="FF"/>
            </w:rPr>
          </w:rPrChange>
        </w:rPr>
        <w:t xml:space="preserve">This research </w:t>
      </w:r>
      <w:r w:rsidRPr="1A39F916" w:rsidR="00176861">
        <w:rPr>
          <w:rFonts w:ascii="Times" w:hAnsi="Times" w:eastAsia="Times" w:cs="Times"/>
          <w:color w:val="000000" w:themeColor="text1" w:themeTint="FF" w:themeShade="FF"/>
          <w:rPrChange w:author="Goodwin, Ben" w:date="2021-11-22T15:00:00Z" w:id="1300203288">
            <w:rPr>
              <w:rFonts w:ascii="Times New Roman" w:hAnsi="Times New Roman"/>
              <w:color w:val="000000" w:themeColor="text1" w:themeTint="FF" w:themeShade="FF"/>
            </w:rPr>
          </w:rPrChange>
        </w:rPr>
        <w:t>plan</w:t>
      </w:r>
      <w:r w:rsidRPr="1A39F916" w:rsidR="00CA217F">
        <w:rPr>
          <w:rFonts w:ascii="Times" w:hAnsi="Times" w:eastAsia="Times" w:cs="Times"/>
          <w:color w:val="000000" w:themeColor="text1" w:themeTint="FF" w:themeShade="FF"/>
          <w:rPrChange w:author="Goodwin, Ben" w:date="2021-11-22T15:00:00Z" w:id="388146103">
            <w:rPr>
              <w:rFonts w:ascii="Times New Roman" w:hAnsi="Times New Roman"/>
              <w:color w:val="000000" w:themeColor="text1" w:themeTint="FF" w:themeShade="FF"/>
            </w:rPr>
          </w:rPrChange>
        </w:rPr>
        <w:t>s</w:t>
      </w:r>
      <w:r w:rsidRPr="1A39F916" w:rsidR="00176861">
        <w:rPr>
          <w:rFonts w:ascii="Times" w:hAnsi="Times" w:eastAsia="Times" w:cs="Times"/>
          <w:color w:val="000000" w:themeColor="text1" w:themeTint="FF" w:themeShade="FF"/>
          <w:rPrChange w:author="Goodwin, Ben" w:date="2021-11-22T15:00:00Z" w:id="13161526">
            <w:rPr>
              <w:rFonts w:ascii="Times New Roman" w:hAnsi="Times New Roman"/>
              <w:color w:val="000000" w:themeColor="text1" w:themeTint="FF" w:themeShade="FF"/>
            </w:rPr>
          </w:rPrChange>
        </w:rPr>
        <w:t xml:space="preserve"> to use 3 years of Medicare </w:t>
      </w:r>
      <w:r w:rsidRPr="1A39F916" w:rsidR="2A1A94F0">
        <w:rPr>
          <w:rFonts w:ascii="Times" w:hAnsi="Times" w:eastAsia="Times" w:cs="Times"/>
          <w:color w:val="000000" w:themeColor="text1" w:themeTint="FF" w:themeShade="FF"/>
          <w:rPrChange w:author="Goodwin, Ben" w:date="2021-11-22T15:00:00Z" w:id="661219299">
            <w:rPr>
              <w:rFonts w:ascii="Times New Roman" w:hAnsi="Times New Roman"/>
              <w:color w:val="000000" w:themeColor="text1" w:themeTint="FF" w:themeShade="FF"/>
            </w:rPr>
          </w:rPrChange>
        </w:rPr>
        <w:t>P</w:t>
      </w:r>
      <w:del w:author="Cheun, Jacquelyn" w:date="2021-11-15T18:53:00Z" w:id="485834979">
        <w:r w:rsidRPr="1A39F916" w:rsidDel="00BB0DCC">
          <w:rPr>
            <w:rFonts w:ascii="Times" w:hAnsi="Times" w:eastAsia="Times" w:cs="Times"/>
            <w:color w:val="000000" w:themeColor="text1" w:themeTint="FF" w:themeShade="FF"/>
            <w:rPrChange w:author="Goodwin, Ben" w:date="2021-11-22T15:00:00Z" w:id="601295829">
              <w:rPr>
                <w:rFonts w:ascii="Times New Roman" w:hAnsi="Times New Roman"/>
                <w:color w:val="000000" w:themeColor="text1" w:themeTint="FF" w:themeShade="FF"/>
              </w:rPr>
            </w:rPrChange>
          </w:rPr>
          <w:delText>p</w:delText>
        </w:r>
      </w:del>
      <w:r w:rsidRPr="1A39F916" w:rsidR="00176861">
        <w:rPr>
          <w:rFonts w:ascii="Times" w:hAnsi="Times" w:eastAsia="Times" w:cs="Times"/>
          <w:color w:val="000000" w:themeColor="text1" w:themeTint="FF" w:themeShade="FF"/>
          <w:rPrChange w:author="Goodwin, Ben" w:date="2021-11-22T15:00:00Z" w:id="1558175268">
            <w:rPr>
              <w:rFonts w:ascii="Times New Roman" w:hAnsi="Times New Roman"/>
              <w:color w:val="000000" w:themeColor="text1" w:themeTint="FF" w:themeShade="FF"/>
            </w:rPr>
          </w:rPrChange>
        </w:rPr>
        <w:t xml:space="preserve">art </w:t>
      </w:r>
      <w:r w:rsidRPr="1A39F916" w:rsidR="52CC6F25">
        <w:rPr>
          <w:rFonts w:ascii="Times" w:hAnsi="Times" w:eastAsia="Times" w:cs="Times"/>
          <w:color w:val="000000" w:themeColor="text1" w:themeTint="FF" w:themeShade="FF"/>
          <w:rPrChange w:author="Goodwin, Ben" w:date="2021-11-22T15:00:00Z" w:id="820309200">
            <w:rPr>
              <w:rFonts w:ascii="Times New Roman" w:hAnsi="Times New Roman"/>
              <w:color w:val="000000" w:themeColor="text1" w:themeTint="FF" w:themeShade="FF"/>
            </w:rPr>
          </w:rPrChange>
        </w:rPr>
        <w:t>B</w:t>
      </w:r>
      <w:r w:rsidRPr="1A39F916" w:rsidR="00176861">
        <w:rPr>
          <w:rFonts w:ascii="Times" w:hAnsi="Times" w:eastAsia="Times" w:cs="Times"/>
          <w:color w:val="000000" w:themeColor="text1" w:themeTint="FF" w:themeShade="FF"/>
          <w:rPrChange w:author="Goodwin, Ben" w:date="2021-11-22T15:00:00Z" w:id="1019765675">
            <w:rPr>
              <w:rFonts w:ascii="Times New Roman" w:hAnsi="Times New Roman"/>
              <w:color w:val="000000" w:themeColor="text1" w:themeTint="FF" w:themeShade="FF"/>
            </w:rPr>
          </w:rPrChange>
        </w:rPr>
        <w:t xml:space="preserve"> and </w:t>
      </w:r>
      <w:r w:rsidRPr="1A39F916" w:rsidR="7C3644A3">
        <w:rPr>
          <w:rFonts w:ascii="Times" w:hAnsi="Times" w:eastAsia="Times" w:cs="Times"/>
          <w:color w:val="000000" w:themeColor="text1" w:themeTint="FF" w:themeShade="FF"/>
          <w:rPrChange w:author="Goodwin, Ben" w:date="2021-11-22T15:00:00Z" w:id="363914039">
            <w:rPr>
              <w:rFonts w:ascii="Times New Roman" w:hAnsi="Times New Roman"/>
              <w:color w:val="000000" w:themeColor="text1" w:themeTint="FF" w:themeShade="FF"/>
            </w:rPr>
          </w:rPrChange>
        </w:rPr>
        <w:t>P</w:t>
      </w:r>
      <w:del w:author="Cheun, Jacquelyn" w:date="2021-11-15T18:54:00Z" w:id="1351656362">
        <w:r w:rsidRPr="1A39F916" w:rsidDel="00BB0DCC">
          <w:rPr>
            <w:rFonts w:ascii="Times" w:hAnsi="Times" w:eastAsia="Times" w:cs="Times"/>
            <w:color w:val="000000" w:themeColor="text1" w:themeTint="FF" w:themeShade="FF"/>
            <w:rPrChange w:author="Goodwin, Ben" w:date="2021-11-22T15:00:00Z" w:id="233693410">
              <w:rPr>
                <w:rFonts w:ascii="Times New Roman" w:hAnsi="Times New Roman"/>
                <w:color w:val="000000" w:themeColor="text1" w:themeTint="FF" w:themeShade="FF"/>
              </w:rPr>
            </w:rPrChange>
          </w:rPr>
          <w:delText>p</w:delText>
        </w:r>
      </w:del>
      <w:r w:rsidRPr="1A39F916" w:rsidR="00176861">
        <w:rPr>
          <w:rFonts w:ascii="Times" w:hAnsi="Times" w:eastAsia="Times" w:cs="Times"/>
          <w:color w:val="000000" w:themeColor="text1" w:themeTint="FF" w:themeShade="FF"/>
          <w:rPrChange w:author="Goodwin, Ben" w:date="2021-11-22T15:00:00Z" w:id="149303695">
            <w:rPr>
              <w:rFonts w:ascii="Times New Roman" w:hAnsi="Times New Roman"/>
              <w:color w:val="000000" w:themeColor="text1" w:themeTint="FF" w:themeShade="FF"/>
            </w:rPr>
          </w:rPrChange>
        </w:rPr>
        <w:t xml:space="preserve">art </w:t>
      </w:r>
      <w:r w:rsidRPr="1A39F916" w:rsidR="3C1DF2B5">
        <w:rPr>
          <w:rFonts w:ascii="Times" w:hAnsi="Times" w:eastAsia="Times" w:cs="Times"/>
          <w:color w:val="000000" w:themeColor="text1" w:themeTint="FF" w:themeShade="FF"/>
          <w:rPrChange w:author="Goodwin, Ben" w:date="2021-11-22T15:00:00Z" w:id="851704387">
            <w:rPr>
              <w:rFonts w:ascii="Times New Roman" w:hAnsi="Times New Roman"/>
              <w:color w:val="000000" w:themeColor="text1" w:themeTint="FF" w:themeShade="FF"/>
            </w:rPr>
          </w:rPrChange>
        </w:rPr>
        <w:t>D</w:t>
      </w:r>
      <w:del w:author="Cheun, Jacquelyn" w:date="2021-11-15T18:54:00Z" w:id="2092897316">
        <w:r w:rsidRPr="1A39F916" w:rsidDel="00BB0DCC">
          <w:rPr>
            <w:rFonts w:ascii="Times" w:hAnsi="Times" w:eastAsia="Times" w:cs="Times"/>
            <w:color w:val="000000" w:themeColor="text1" w:themeTint="FF" w:themeShade="FF"/>
            <w:rPrChange w:author="Goodwin, Ben" w:date="2021-11-22T15:00:00Z" w:id="48801044">
              <w:rPr>
                <w:rFonts w:ascii="Times New Roman" w:hAnsi="Times New Roman"/>
                <w:color w:val="000000" w:themeColor="text1" w:themeTint="FF" w:themeShade="FF"/>
              </w:rPr>
            </w:rPrChange>
          </w:rPr>
          <w:delText>d</w:delText>
        </w:r>
      </w:del>
      <w:r w:rsidRPr="1A39F916" w:rsidR="00176861">
        <w:rPr>
          <w:rFonts w:ascii="Times" w:hAnsi="Times" w:eastAsia="Times" w:cs="Times"/>
          <w:color w:val="000000" w:themeColor="text1" w:themeTint="FF" w:themeShade="FF"/>
          <w:rPrChange w:author="Goodwin, Ben" w:date="2021-11-22T15:00:00Z" w:id="1996941222">
            <w:rPr>
              <w:rFonts w:ascii="Times New Roman" w:hAnsi="Times New Roman"/>
              <w:color w:val="000000" w:themeColor="text1" w:themeTint="FF" w:themeShade="FF"/>
            </w:rPr>
          </w:rPrChange>
        </w:rPr>
        <w:t xml:space="preserve"> data along with labels </w:t>
      </w:r>
      <w:r w:rsidRPr="1A39F916" w:rsidR="0069267C">
        <w:rPr>
          <w:rFonts w:ascii="Times" w:hAnsi="Times" w:eastAsia="Times" w:cs="Times"/>
          <w:color w:val="000000" w:themeColor="text1" w:themeTint="FF" w:themeShade="FF"/>
          <w:rPrChange w:author="Goodwin, Ben" w:date="2021-11-22T15:00:00Z" w:id="1915500013">
            <w:rPr>
              <w:rFonts w:ascii="Times New Roman" w:hAnsi="Times New Roman"/>
              <w:color w:val="000000" w:themeColor="text1" w:themeTint="FF" w:themeShade="FF"/>
            </w:rPr>
          </w:rPrChange>
        </w:rPr>
        <w:t>collected</w:t>
      </w:r>
      <w:r w:rsidRPr="1A39F916" w:rsidR="00176861">
        <w:rPr>
          <w:rFonts w:ascii="Times" w:hAnsi="Times" w:eastAsia="Times" w:cs="Times"/>
          <w:color w:val="000000" w:themeColor="text1" w:themeTint="FF" w:themeShade="FF"/>
          <w:rPrChange w:author="Goodwin, Ben" w:date="2021-11-22T15:00:00Z" w:id="1965541097">
            <w:rPr>
              <w:rFonts w:ascii="Times New Roman" w:hAnsi="Times New Roman"/>
              <w:color w:val="000000" w:themeColor="text1" w:themeTint="FF" w:themeShade="FF"/>
            </w:rPr>
          </w:rPrChange>
        </w:rPr>
        <w:t xml:space="preserve"> from the LEIE to generate some insights </w:t>
      </w:r>
      <w:r w:rsidRPr="1A39F916" w:rsidR="000A2B8B">
        <w:rPr>
          <w:rFonts w:ascii="Times" w:hAnsi="Times" w:eastAsia="Times" w:cs="Times"/>
          <w:color w:val="000000" w:themeColor="text1" w:themeTint="FF" w:themeShade="FF"/>
          <w:rPrChange w:author="Goodwin, Ben" w:date="2021-11-22T15:00:00Z" w:id="1533148569">
            <w:rPr>
              <w:rFonts w:ascii="Times New Roman" w:hAnsi="Times New Roman"/>
              <w:color w:val="000000" w:themeColor="text1" w:themeTint="FF" w:themeShade="FF"/>
            </w:rPr>
          </w:rPrChange>
        </w:rPr>
        <w:t>on</w:t>
      </w:r>
      <w:r w:rsidRPr="1A39F916" w:rsidR="00176861">
        <w:rPr>
          <w:rFonts w:ascii="Times" w:hAnsi="Times" w:eastAsia="Times" w:cs="Times"/>
          <w:color w:val="000000" w:themeColor="text1" w:themeTint="FF" w:themeShade="FF"/>
          <w:rPrChange w:author="Goodwin, Ben" w:date="2021-11-22T15:00:00Z" w:id="427018199">
            <w:rPr>
              <w:rFonts w:ascii="Times New Roman" w:hAnsi="Times New Roman"/>
              <w:color w:val="000000" w:themeColor="text1" w:themeTint="FF" w:themeShade="FF"/>
            </w:rPr>
          </w:rPrChange>
        </w:rPr>
        <w:t xml:space="preserve"> Medicare FWA. Since </w:t>
      </w:r>
      <w:r w:rsidRPr="1A39F916" w:rsidR="000A2B8B">
        <w:rPr>
          <w:rFonts w:ascii="Times" w:hAnsi="Times" w:eastAsia="Times" w:cs="Times"/>
          <w:color w:val="000000" w:themeColor="text1" w:themeTint="FF" w:themeShade="FF"/>
          <w:rPrChange w:author="Goodwin, Ben" w:date="2021-11-22T15:00:00Z" w:id="1955701708">
            <w:rPr>
              <w:rFonts w:ascii="Times New Roman" w:hAnsi="Times New Roman"/>
              <w:color w:val="000000" w:themeColor="text1" w:themeTint="FF" w:themeShade="FF"/>
            </w:rPr>
          </w:rPrChange>
        </w:rPr>
        <w:t xml:space="preserve">occurrences of FWA are </w:t>
      </w:r>
      <w:r w:rsidRPr="1A39F916" w:rsidR="00690735">
        <w:rPr>
          <w:rFonts w:ascii="Times" w:hAnsi="Times" w:eastAsia="Times" w:cs="Times"/>
          <w:color w:val="000000" w:themeColor="text1" w:themeTint="FF" w:themeShade="FF"/>
          <w:rPrChange w:author="Goodwin, Ben" w:date="2021-11-22T15:00:00Z" w:id="1280407457">
            <w:rPr>
              <w:rFonts w:ascii="Times New Roman" w:hAnsi="Times New Roman"/>
              <w:color w:val="000000" w:themeColor="text1" w:themeTint="FF" w:themeShade="FF"/>
            </w:rPr>
          </w:rPrChange>
        </w:rPr>
        <w:t>rare</w:t>
      </w:r>
      <w:r w:rsidRPr="1A39F916" w:rsidR="000A2B8B">
        <w:rPr>
          <w:rFonts w:ascii="Times" w:hAnsi="Times" w:eastAsia="Times" w:cs="Times"/>
          <w:color w:val="000000" w:themeColor="text1" w:themeTint="FF" w:themeShade="FF"/>
          <w:rPrChange w:author="Goodwin, Ben" w:date="2021-11-22T15:00:00Z" w:id="1891130663">
            <w:rPr>
              <w:rFonts w:ascii="Times New Roman" w:hAnsi="Times New Roman"/>
              <w:color w:val="000000" w:themeColor="text1" w:themeTint="FF" w:themeShade="FF"/>
            </w:rPr>
          </w:rPrChange>
        </w:rPr>
        <w:t xml:space="preserve"> when compared to legitimate </w:t>
      </w:r>
      <w:r w:rsidRPr="1A39F916" w:rsidR="00690735">
        <w:rPr>
          <w:rFonts w:ascii="Times" w:hAnsi="Times" w:eastAsia="Times" w:cs="Times"/>
          <w:color w:val="000000" w:themeColor="text1" w:themeTint="FF" w:themeShade="FF"/>
          <w:rPrChange w:author="Goodwin, Ben" w:date="2021-11-22T15:00:00Z" w:id="985773784">
            <w:rPr>
              <w:rFonts w:ascii="Times New Roman" w:hAnsi="Times New Roman"/>
              <w:color w:val="000000" w:themeColor="text1" w:themeTint="FF" w:themeShade="FF"/>
            </w:rPr>
          </w:rPrChange>
        </w:rPr>
        <w:t>claims, the researchers</w:t>
      </w:r>
      <w:r w:rsidRPr="1A39F916" w:rsidR="00176861">
        <w:rPr>
          <w:rFonts w:ascii="Times" w:hAnsi="Times" w:eastAsia="Times" w:cs="Times"/>
          <w:color w:val="000000" w:themeColor="text1" w:themeTint="FF" w:themeShade="FF"/>
          <w:rPrChange w:author="Goodwin, Ben" w:date="2021-11-22T15:00:00Z" w:id="1646740698">
            <w:rPr>
              <w:rFonts w:ascii="Times New Roman" w:hAnsi="Times New Roman"/>
              <w:color w:val="000000" w:themeColor="text1" w:themeTint="FF" w:themeShade="FF"/>
            </w:rPr>
          </w:rPrChange>
        </w:rPr>
        <w:t xml:space="preserve"> plan </w:t>
      </w:r>
      <w:r w:rsidRPr="1A39F916" w:rsidR="6CA2CFD9">
        <w:rPr>
          <w:rFonts w:ascii="Times" w:hAnsi="Times" w:eastAsia="Times" w:cs="Times"/>
          <w:color w:val="000000" w:themeColor="text1" w:themeTint="FF" w:themeShade="FF"/>
          <w:rPrChange w:author="Goodwin, Ben" w:date="2021-11-22T15:00:00Z" w:id="944640711">
            <w:rPr>
              <w:rFonts w:ascii="Times New Roman" w:hAnsi="Times New Roman"/>
              <w:color w:val="000000" w:themeColor="text1" w:themeTint="FF" w:themeShade="FF"/>
            </w:rPr>
          </w:rPrChange>
        </w:rPr>
        <w:t>to mine</w:t>
      </w:r>
      <w:r w:rsidRPr="1A39F916" w:rsidR="00176861">
        <w:rPr>
          <w:rFonts w:ascii="Times" w:hAnsi="Times" w:eastAsia="Times" w:cs="Times"/>
          <w:color w:val="000000" w:themeColor="text1" w:themeTint="FF" w:themeShade="FF"/>
          <w:rPrChange w:author="Goodwin, Ben" w:date="2021-11-22T15:00:00Z" w:id="1331885241">
            <w:rPr>
              <w:rFonts w:ascii="Times New Roman" w:hAnsi="Times New Roman"/>
              <w:color w:val="000000" w:themeColor="text1" w:themeTint="FF" w:themeShade="FF"/>
            </w:rPr>
          </w:rPrChange>
        </w:rPr>
        <w:t xml:space="preserve"> these cases for insight and then </w:t>
      </w:r>
      <w:r w:rsidRPr="1A39F916" w:rsidR="1C85E0FA">
        <w:rPr>
          <w:rFonts w:ascii="Times" w:hAnsi="Times" w:eastAsia="Times" w:cs="Times"/>
          <w:color w:val="000000" w:themeColor="text1" w:themeTint="FF" w:themeShade="FF"/>
          <w:rPrChange w:author="Goodwin, Ben" w:date="2021-11-22T15:00:00Z" w:id="648810660">
            <w:rPr>
              <w:rFonts w:ascii="Times New Roman" w:hAnsi="Times New Roman"/>
              <w:color w:val="000000" w:themeColor="text1" w:themeTint="FF" w:themeShade="FF"/>
            </w:rPr>
          </w:rPrChange>
        </w:rPr>
        <w:t>use</w:t>
      </w:r>
      <w:r w:rsidRPr="1A39F916" w:rsidR="00176861">
        <w:rPr>
          <w:rFonts w:ascii="Times" w:hAnsi="Times" w:eastAsia="Times" w:cs="Times"/>
          <w:color w:val="000000" w:themeColor="text1" w:themeTint="FF" w:themeShade="FF"/>
          <w:rPrChange w:author="Goodwin, Ben" w:date="2021-11-22T15:00:00Z" w:id="1784194625">
            <w:rPr>
              <w:rFonts w:ascii="Times New Roman" w:hAnsi="Times New Roman"/>
              <w:color w:val="000000" w:themeColor="text1" w:themeTint="FF" w:themeShade="FF"/>
            </w:rPr>
          </w:rPrChange>
        </w:rPr>
        <w:t xml:space="preserve"> unsupervised techniques to identify </w:t>
      </w:r>
      <w:r w:rsidRPr="1A39F916" w:rsidR="00690735">
        <w:rPr>
          <w:rFonts w:ascii="Times" w:hAnsi="Times" w:eastAsia="Times" w:cs="Times"/>
          <w:color w:val="000000" w:themeColor="text1" w:themeTint="FF" w:themeShade="FF"/>
          <w:rPrChange w:author="Goodwin, Ben" w:date="2021-11-22T15:00:00Z" w:id="1594351997">
            <w:rPr>
              <w:rFonts w:ascii="Times New Roman" w:hAnsi="Times New Roman"/>
              <w:color w:val="000000" w:themeColor="text1" w:themeTint="FF" w:themeShade="FF"/>
            </w:rPr>
          </w:rPrChange>
        </w:rPr>
        <w:t>FWA</w:t>
      </w:r>
      <w:r w:rsidRPr="1A39F916" w:rsidR="00176861">
        <w:rPr>
          <w:rFonts w:ascii="Times" w:hAnsi="Times" w:eastAsia="Times" w:cs="Times"/>
          <w:color w:val="000000" w:themeColor="text1" w:themeTint="FF" w:themeShade="FF"/>
          <w:rPrChange w:author="Goodwin, Ben" w:date="2021-11-22T15:00:00Z" w:id="2009878332">
            <w:rPr>
              <w:rFonts w:ascii="Times New Roman" w:hAnsi="Times New Roman"/>
              <w:color w:val="000000" w:themeColor="text1" w:themeTint="FF" w:themeShade="FF"/>
            </w:rPr>
          </w:rPrChange>
        </w:rPr>
        <w:t xml:space="preserve"> behavior.</w:t>
      </w:r>
      <w:commentRangeEnd w:id="115"/>
      <w:r>
        <w:rPr>
          <w:rStyle w:val="CommentReference"/>
        </w:rPr>
        <w:commentReference w:id="115"/>
      </w:r>
    </w:p>
    <w:p w:rsidR="007D4963" w:rsidP="1A39F916" w:rsidRDefault="39D33ABE" w14:paraId="576E3C4C" w14:textId="07DD4288">
      <w:pPr>
        <w:pStyle w:val="p1a"/>
        <w:rPr>
          <w:rFonts w:ascii="Times" w:hAnsi="Times" w:eastAsia="Times" w:cs="Times"/>
          <w:color w:val="000000"/>
          <w:shd w:val="clear" w:color="auto" w:fill="FFFFFF"/>
          <w:lang w:eastAsia="en-US"/>
        </w:rPr>
      </w:pPr>
      <w:r w:rsidRPr="1A39F916" w:rsidR="6A4F4D38">
        <w:rPr>
          <w:rFonts w:ascii="Times" w:hAnsi="Times" w:eastAsia="Times" w:cs="Times"/>
          <w:color w:val="000000"/>
          <w:rPrChange w:author="Goodwin, Ben" w:date="2021-11-22T15:00:00Z" w:id="1054372393">
            <w:rPr>
              <w:rFonts w:ascii="Times New Roman" w:hAnsi="Times New Roman"/>
              <w:color w:val="000000"/>
            </w:rPr>
          </w:rPrChange>
        </w:rPr>
        <w:t xml:space="preserve">  </w:t>
      </w:r>
      <w:commentRangeStart w:id="157"/>
      <w:r w:rsidRPr="1A39F916" w:rsidR="6A4F4D38">
        <w:rPr>
          <w:rFonts w:ascii="Times" w:hAnsi="Times" w:eastAsia="Times" w:cs="Times"/>
          <w:color w:val="000000"/>
          <w:rPrChange w:author="Goodwin, Ben" w:date="2021-11-22T15:00:00Z" w:id="1495703420">
            <w:rPr>
              <w:rFonts w:ascii="Times New Roman" w:hAnsi="Times New Roman"/>
              <w:color w:val="000000"/>
            </w:rPr>
          </w:rPrChange>
        </w:rPr>
        <w:t xml:space="preserve"> </w:t>
      </w:r>
      <w:r w:rsidRPr="1A39F916" w:rsidR="71211050">
        <w:rPr>
          <w:rFonts w:ascii="Times" w:hAnsi="Times" w:eastAsia="Times" w:cs="Times"/>
          <w:color w:val="000000"/>
          <w:lang w:eastAsia="en-US"/>
          <w:rPrChange w:author="Goodwin, Ben" w:date="2021-11-22T15:00:00Z" w:id="171445665">
            <w:rPr>
              <w:rFonts w:ascii="Times New Roman" w:hAnsi="Times New Roman" w:eastAsia="Times New Roman"/>
              <w:color w:val="000000"/>
              <w:lang w:eastAsia="en-US"/>
            </w:rPr>
          </w:rPrChange>
        </w:rPr>
        <w:t xml:space="preserve">The data sets are quite large and combining them </w:t>
      </w:r>
      <w:r w:rsidRPr="1A39F916" w:rsidR="5C30990B">
        <w:rPr>
          <w:rFonts w:ascii="Times" w:hAnsi="Times" w:eastAsia="Times" w:cs="Times"/>
          <w:color w:val="000000"/>
          <w:lang w:eastAsia="en-US"/>
          <w:rPrChange w:author="Goodwin, Ben" w:date="2021-11-22T15:00:00Z" w:id="809138703">
            <w:rPr>
              <w:rFonts w:ascii="Times New Roman" w:hAnsi="Times New Roman" w:eastAsia="Times New Roman"/>
              <w:color w:val="000000"/>
              <w:lang w:eastAsia="en-US"/>
            </w:rPr>
          </w:rPrChange>
        </w:rPr>
        <w:t xml:space="preserve">presents many </w:t>
      </w:r>
      <w:r w:rsidRPr="1A39F916" w:rsidR="51EFA578">
        <w:rPr>
          <w:rFonts w:ascii="Times" w:hAnsi="Times" w:eastAsia="Times" w:cs="Times"/>
          <w:color w:val="000000"/>
          <w:lang w:eastAsia="en-US"/>
          <w:rPrChange w:author="Goodwin, Ben" w:date="2021-11-22T15:00:00Z" w:id="483822468">
            <w:rPr>
              <w:rFonts w:ascii="Times New Roman" w:hAnsi="Times New Roman" w:eastAsia="Times New Roman"/>
              <w:color w:val="000000"/>
              <w:lang w:eastAsia="en-US"/>
            </w:rPr>
          </w:rPrChange>
        </w:rPr>
        <w:t>challenges</w:t>
      </w:r>
      <w:r w:rsidRPr="1A39F916" w:rsidR="71211050">
        <w:rPr>
          <w:rFonts w:ascii="Times" w:hAnsi="Times" w:eastAsia="Times" w:cs="Times"/>
          <w:color w:val="000000"/>
          <w:lang w:eastAsia="en-US"/>
          <w:rPrChange w:author="Goodwin, Ben" w:date="2021-11-22T15:00:00Z" w:id="569866184">
            <w:rPr>
              <w:rFonts w:ascii="Times New Roman" w:hAnsi="Times New Roman" w:eastAsia="Times New Roman"/>
              <w:color w:val="000000"/>
              <w:lang w:eastAsia="en-US"/>
            </w:rPr>
          </w:rPrChange>
        </w:rPr>
        <w:t xml:space="preserve">. The public Medicare data sets are not released at the patient/event level. They are instead ag</w:t>
      </w:r>
      <w:r w:rsidRPr="1A39F916" w:rsidR="71211050">
        <w:rPr>
          <w:rFonts w:ascii="Times" w:hAnsi="Times" w:eastAsia="Times" w:cs="Times"/>
          <w:color w:val="000000"/>
          <w:lang w:eastAsia="en-US"/>
          <w:rPrChange w:author="Goodwin, Ben" w:date="2021-11-22T15:00:00Z" w:id="1250089089">
            <w:rPr>
              <w:rFonts w:ascii="Times New Roman" w:hAnsi="Times New Roman" w:eastAsia="Times New Roman"/>
              <w:color w:val="000000"/>
              <w:lang w:eastAsia="en-US"/>
            </w:rPr>
          </w:rPrChange>
        </w:rPr>
        <w:t xml:space="preserve">gregated on </w:t>
      </w:r>
      <w:r w:rsidRPr="1A39F916" w:rsidR="2E271170">
        <w:rPr>
          <w:rFonts w:ascii="Times" w:hAnsi="Times" w:eastAsia="Times" w:cs="Times"/>
          <w:color w:val="000000"/>
          <w:lang w:eastAsia="en-US"/>
          <w:rPrChange w:author="Goodwin, Ben" w:date="2021-11-22T15:00:00Z" w:id="987186492">
            <w:rPr>
              <w:rFonts w:ascii="Times New Roman" w:hAnsi="Times New Roman" w:eastAsia="Times New Roman"/>
              <w:color w:val="000000"/>
              <w:lang w:eastAsia="en-US"/>
            </w:rPr>
          </w:rPrChange>
        </w:rPr>
        <w:t>National Provider Identifier (</w:t>
      </w:r>
      <w:r w:rsidRPr="1A39F916" w:rsidR="71211050">
        <w:rPr>
          <w:rFonts w:ascii="Times" w:hAnsi="Times" w:eastAsia="Times" w:cs="Times"/>
          <w:color w:val="000000"/>
          <w:lang w:eastAsia="en-US"/>
          <w:rPrChange w:author="Goodwin, Ben" w:date="2021-11-22T15:00:00Z" w:id="123533603">
            <w:rPr>
              <w:rFonts w:ascii="Times New Roman" w:hAnsi="Times New Roman" w:eastAsia="Times New Roman"/>
              <w:color w:val="000000"/>
              <w:lang w:eastAsia="en-US"/>
            </w:rPr>
          </w:rPrChange>
        </w:rPr>
        <w:t>NPI</w:t>
      </w:r>
      <w:r w:rsidRPr="1A39F916" w:rsidR="2E271170">
        <w:rPr>
          <w:rFonts w:ascii="Times" w:hAnsi="Times" w:eastAsia="Times" w:cs="Times"/>
          <w:color w:val="000000"/>
          <w:lang w:eastAsia="en-US"/>
          <w:rPrChange w:author="Goodwin, Ben" w:date="2021-11-22T15:00:00Z" w:id="591224743">
            <w:rPr>
              <w:rFonts w:ascii="Times New Roman" w:hAnsi="Times New Roman" w:eastAsia="Times New Roman"/>
              <w:color w:val="000000"/>
              <w:lang w:eastAsia="en-US"/>
            </w:rPr>
          </w:rPrChange>
        </w:rPr>
        <w:t>)</w:t>
      </w:r>
      <w:r w:rsidRPr="1A39F916" w:rsidR="252449FB">
        <w:rPr>
          <w:rFonts w:ascii="Times" w:hAnsi="Times" w:eastAsia="Times" w:cs="Times"/>
          <w:color w:val="000000"/>
          <w:lang w:eastAsia="en-US"/>
          <w:rPrChange w:author="Goodwin, Ben" w:date="2021-11-22T15:00:00Z" w:id="1781614239">
            <w:rPr>
              <w:rFonts w:ascii="Times New Roman" w:hAnsi="Times New Roman" w:eastAsia="Times New Roman"/>
              <w:color w:val="000000"/>
              <w:lang w:eastAsia="en-US"/>
            </w:rPr>
          </w:rPrChange>
        </w:rPr>
        <w:t xml:space="preserve"> </w:t>
      </w:r>
      <w:r w:rsidRPr="1A39F916" w:rsidR="45213069">
        <w:rPr>
          <w:rFonts w:ascii="Times" w:hAnsi="Times" w:eastAsia="Times" w:cs="Times"/>
          <w:color w:val="000000"/>
          <w:lang w:eastAsia="en-US"/>
          <w:rPrChange w:author="Goodwin, Ben" w:date="2021-11-22T15:00:00Z" w:id="1302855318">
            <w:rPr>
              <w:rFonts w:ascii="Times New Roman" w:hAnsi="Times New Roman" w:eastAsia="Times New Roman"/>
              <w:color w:val="000000"/>
              <w:lang w:eastAsia="en-US"/>
            </w:rPr>
          </w:rPrChange>
        </w:rPr>
        <w:t>(</w:t>
      </w:r>
      <w:r w:rsidRPr="1A39F916" w:rsidR="252449FB">
        <w:rPr>
          <w:rFonts w:ascii="Times" w:hAnsi="Times" w:eastAsia="Times" w:cs="Times"/>
          <w:color w:val="000000"/>
          <w:lang w:eastAsia="en-US"/>
          <w:rPrChange w:author="Goodwin, Ben" w:date="2021-11-22T15:00:00Z" w:id="95956094">
            <w:rPr>
              <w:rFonts w:ascii="Times New Roman" w:hAnsi="Times New Roman" w:eastAsia="Times New Roman"/>
              <w:color w:val="000000"/>
              <w:lang w:eastAsia="en-US"/>
            </w:rPr>
          </w:rPrChange>
        </w:rPr>
        <w:t>a unique identification number assigned to all covered health care providers</w:t>
      </w:r>
      <w:r w:rsidRPr="1A39F916" w:rsidR="45213069">
        <w:rPr>
          <w:rFonts w:ascii="Times" w:hAnsi="Times" w:eastAsia="Times" w:cs="Times"/>
          <w:color w:val="000000"/>
          <w:lang w:eastAsia="en-US"/>
          <w:rPrChange w:author="Goodwin, Ben" w:date="2021-11-22T15:00:00Z" w:id="845277999">
            <w:rPr>
              <w:rFonts w:ascii="Times New Roman" w:hAnsi="Times New Roman" w:eastAsia="Times New Roman"/>
              <w:color w:val="000000"/>
              <w:lang w:eastAsia="en-US"/>
            </w:rPr>
          </w:rPrChange>
        </w:rPr>
        <w:t>)</w:t>
      </w:r>
      <w:r w:rsidRPr="1A39F916" w:rsidR="71211050">
        <w:rPr>
          <w:rFonts w:ascii="Times" w:hAnsi="Times" w:eastAsia="Times" w:cs="Times"/>
          <w:color w:val="000000"/>
          <w:lang w:eastAsia="en-US"/>
          <w:rPrChange w:author="Goodwin, Ben" w:date="2021-11-22T15:00:00Z" w:id="1782323152">
            <w:rPr>
              <w:rFonts w:ascii="Times New Roman" w:hAnsi="Times New Roman" w:eastAsia="Times New Roman"/>
              <w:color w:val="000000"/>
              <w:lang w:eastAsia="en-US"/>
            </w:rPr>
          </w:rPrChange>
        </w:rPr>
        <w:t xml:space="preserve"> and other characteristics </w:t>
      </w:r>
      <w:commentRangeStart w:id="171"/>
      <w:r w:rsidRPr="1A39F916" w:rsidR="29D3C0C3">
        <w:rPr>
          <w:rFonts w:ascii="Times" w:hAnsi="Times" w:eastAsia="Times" w:cs="Times"/>
          <w:color w:val="000000"/>
          <w:sz w:val="18"/>
          <w:szCs w:val="18"/>
          <w:lang w:eastAsia="en-US"/>
          <w:rPrChange w:author="Goodwin, Ben" w:date="2021-11-22T15:00:00Z" w:id="2080523418">
            <w:rPr>
              <w:rFonts w:ascii="Times New Roman" w:hAnsi="Times New Roman" w:eastAsia="Times New Roman"/>
              <w:color w:val="000000"/>
              <w:lang w:eastAsia="en-US"/>
            </w:rPr>
          </w:rPrChange>
        </w:rPr>
        <w:t>(</w:t>
      </w:r>
      <w:r w:rsidRPr="1A39F916" w:rsidR="2B9DA0DF">
        <w:rPr>
          <w:rFonts w:ascii="Times" w:hAnsi="Times" w:eastAsia="Times" w:cs="Times"/>
          <w:color w:val="000000" w:themeColor="text1"/>
          <w:sz w:val="18"/>
          <w:szCs w:val="18"/>
          <w:lang w:eastAsia="en-US"/>
          <w:rPrChange w:author="Goodwin, Ben" w:date="2021-11-22T15:00:00Z" w:id="544212844">
            <w:rPr>
              <w:rFonts w:ascii="Times New Roman" w:hAnsi="Times New Roman" w:eastAsia="Times New Roman"/>
              <w:color w:val="000000" w:themeColor="text1"/>
              <w:sz w:val="18"/>
              <w:szCs w:val="18"/>
              <w:lang w:eastAsia="en-US"/>
            </w:rPr>
          </w:rPrChange>
        </w:rPr>
        <w:t>Bauder</w:t>
      </w:r>
      <w:r w:rsidRPr="1A39F916" w:rsidR="2B9DA0DF">
        <w:rPr>
          <w:rFonts w:ascii="Times" w:hAnsi="Times" w:eastAsia="Times" w:cs="Times"/>
          <w:color w:val="000000" w:themeColor="text1"/>
          <w:sz w:val="18"/>
          <w:szCs w:val="18"/>
          <w:lang w:eastAsia="en-US"/>
          <w:rPrChange w:author="Goodwin, Ben" w:date="2021-11-22T15:00:00Z" w:id="410435595">
            <w:rPr>
              <w:rFonts w:ascii="Times New Roman" w:hAnsi="Times New Roman" w:eastAsia="Times New Roman"/>
              <w:color w:val="000000" w:themeColor="text1"/>
              <w:sz w:val="18"/>
              <w:szCs w:val="18"/>
              <w:lang w:eastAsia="en-US"/>
            </w:rPr>
          </w:rPrChange>
        </w:rPr>
        <w:t xml:space="preserve"> &amp;</w:t>
      </w:r>
      <w:r w:rsidRPr="1A39F916" w:rsidR="2B9DA0DF">
        <w:rPr>
          <w:rFonts w:ascii="Times" w:hAnsi="Times" w:eastAsia="Times" w:cs="Times"/>
          <w:color w:val="000000" w:themeColor="text1"/>
          <w:sz w:val="18"/>
          <w:szCs w:val="18"/>
          <w:lang w:eastAsia="en-US"/>
          <w:rPrChange w:author="Goodwin, Ben" w:date="2021-11-22T15:00:00Z" w:id="1149095118">
            <w:rPr>
              <w:rFonts w:ascii="Times New Roman" w:hAnsi="Times New Roman" w:eastAsia="Times New Roman"/>
              <w:color w:val="000000" w:themeColor="text1"/>
              <w:sz w:val="18"/>
              <w:szCs w:val="18"/>
              <w:lang w:eastAsia="en-US"/>
            </w:rPr>
          </w:rPrChange>
        </w:rPr>
        <w:t xml:space="preserve"> Khoshgoftaar</w:t>
      </w:r>
      <w:r w:rsidRPr="1A39F916" w:rsidR="2298B990">
        <w:rPr>
          <w:rFonts w:ascii="Times" w:hAnsi="Times" w:eastAsia="Times" w:cs="Times"/>
          <w:color w:val="000000" w:themeColor="text1"/>
          <w:sz w:val="18"/>
          <w:szCs w:val="18"/>
          <w:lang w:eastAsia="en-US"/>
          <w:rPrChange w:author="Goodwin, Ben" w:date="2021-11-22T15:00:00Z" w:id="937232038">
            <w:rPr>
              <w:rFonts w:ascii="Times New Roman" w:hAnsi="Times New Roman" w:eastAsia="Times New Roman"/>
              <w:color w:val="000000" w:themeColor="text1"/>
              <w:sz w:val="18"/>
              <w:szCs w:val="18"/>
              <w:lang w:eastAsia="en-US"/>
            </w:rPr>
          </w:rPrChange>
        </w:rPr>
        <w:t xml:space="preserve"> </w:t>
      </w:r>
      <w:r w:rsidRPr="1A39F916" w:rsidR="2B9DA0DF">
        <w:rPr>
          <w:rFonts w:ascii="Times" w:hAnsi="Times" w:eastAsia="Times" w:cs="Times"/>
          <w:color w:val="000000" w:themeColor="text1"/>
          <w:sz w:val="18"/>
          <w:szCs w:val="18"/>
          <w:lang w:eastAsia="en-US"/>
          <w:rPrChange w:author="Goodwin, Ben" w:date="2021-11-22T15:00:00Z" w:id="314429504">
            <w:rPr>
              <w:rFonts w:ascii="Times New Roman" w:hAnsi="Times New Roman" w:eastAsia="Times New Roman"/>
              <w:color w:val="000000" w:themeColor="text1"/>
              <w:sz w:val="18"/>
              <w:szCs w:val="18"/>
              <w:lang w:eastAsia="en-US"/>
            </w:rPr>
          </w:rPrChange>
        </w:rPr>
        <w:t>2018 p.</w:t>
      </w:r>
      <w:r w:rsidRPr="1A39F916" w:rsidR="66481EA2">
        <w:rPr>
          <w:rFonts w:ascii="Times" w:hAnsi="Times" w:eastAsia="Times" w:cs="Times"/>
          <w:color w:val="000000" w:themeColor="text1"/>
          <w:sz w:val="18"/>
          <w:szCs w:val="18"/>
          <w:lang w:eastAsia="en-US"/>
          <w:rPrChange w:author="Goodwin, Ben" w:date="2021-11-22T15:00:00Z" w:id="888889052">
            <w:rPr>
              <w:rFonts w:ascii="Times New Roman" w:hAnsi="Times New Roman" w:eastAsia="Times New Roman"/>
              <w:color w:val="000000" w:themeColor="text1"/>
              <w:sz w:val="18"/>
              <w:szCs w:val="18"/>
              <w:lang w:eastAsia="en-US"/>
            </w:rPr>
          </w:rPrChange>
        </w:rPr>
        <w:t xml:space="preserve"> </w:t>
      </w:r>
      <w:r w:rsidRPr="1A39F916" w:rsidR="2B9DA0DF">
        <w:rPr>
          <w:rFonts w:ascii="Times" w:hAnsi="Times" w:eastAsia="Times" w:cs="Times"/>
          <w:color w:val="000000" w:themeColor="text1"/>
          <w:sz w:val="18"/>
          <w:szCs w:val="18"/>
          <w:lang w:eastAsia="en-US"/>
          <w:rPrChange w:author="Goodwin, Ben" w:date="2021-11-22T15:00:00Z" w:id="1216004462">
            <w:rPr>
              <w:rFonts w:ascii="Times New Roman" w:hAnsi="Times New Roman" w:eastAsia="Times New Roman"/>
              <w:color w:val="000000" w:themeColor="text1"/>
              <w:sz w:val="18"/>
              <w:szCs w:val="18"/>
              <w:lang w:eastAsia="en-US"/>
            </w:rPr>
          </w:rPrChange>
        </w:rPr>
        <w:t>2</w:t>
      </w:r>
      <w:r w:rsidRPr="1A39F916" w:rsidR="12C2BEBA">
        <w:rPr>
          <w:rFonts w:ascii="Times" w:hAnsi="Times" w:eastAsia="Times" w:cs="Times"/>
          <w:color w:val="000000" w:themeColor="text1"/>
          <w:sz w:val="18"/>
          <w:szCs w:val="18"/>
          <w:lang w:eastAsia="en-US"/>
          <w:rPrChange w:author="Goodwin, Ben" w:date="2021-11-22T15:00:00Z" w:id="1476817705">
            <w:rPr>
              <w:rFonts w:ascii="Times New Roman" w:hAnsi="Times New Roman" w:eastAsia="Times New Roman"/>
              <w:color w:val="000000" w:themeColor="text1"/>
              <w:sz w:val="18"/>
              <w:szCs w:val="18"/>
              <w:lang w:eastAsia="en-US"/>
            </w:rPr>
          </w:rPrChange>
        </w:rPr>
        <w:t>)</w:t>
      </w:r>
      <w:r w:rsidRPr="1A39F916" w:rsidR="6A084007">
        <w:rPr>
          <w:rFonts w:ascii="Times" w:hAnsi="Times" w:eastAsia="Times" w:cs="Times"/>
          <w:color w:val="000000"/>
          <w:sz w:val="18"/>
          <w:szCs w:val="18"/>
          <w:lang w:eastAsia="en-US"/>
          <w:rPrChange w:author="Goodwin, Ben" w:date="2021-11-22T15:00:00Z" w:id="2099968816">
            <w:rPr>
              <w:rFonts w:ascii="Times New Roman" w:hAnsi="Times New Roman" w:eastAsia="Times New Roman"/>
              <w:color w:val="000000"/>
              <w:lang w:eastAsia="en-US"/>
            </w:rPr>
          </w:rPrChange>
        </w:rPr>
        <w:t>.</w:t>
      </w:r>
      <w:commentRangeEnd w:id="171"/>
      <w:r w:rsidRPr="00E83675">
        <w:rPr>
          <w:rStyle w:val="CommentReference"/>
          <w:sz w:val="20"/>
          <w:szCs w:val="20"/>
          <w:rPrChange w:author="Goodwin, Ben" w:date="2021-11-22T15:00:00Z" w:id="182">
            <w:rPr>
              <w:rStyle w:val="CommentReference"/>
            </w:rPr>
          </w:rPrChange>
        </w:rPr>
        <w:commentReference w:id="171"/>
      </w:r>
      <w:r w:rsidRPr="1A39F916" w:rsidR="6A084007">
        <w:rPr>
          <w:rFonts w:ascii="Times" w:hAnsi="Times" w:eastAsia="Times" w:cs="Times"/>
          <w:color w:val="000000"/>
          <w:lang w:eastAsia="en-US"/>
          <w:rPrChange w:author="Goodwin, Ben" w:date="2021-11-22T15:00:00Z" w:id="1921464290">
            <w:rPr>
              <w:rFonts w:ascii="Times New Roman" w:hAnsi="Times New Roman" w:eastAsia="Times New Roman"/>
              <w:color w:val="000000"/>
              <w:lang w:eastAsia="en-US"/>
            </w:rPr>
          </w:rPrChange>
        </w:rPr>
        <w:t xml:space="preserve"> </w:t>
      </w:r>
      <w:r w:rsidRPr="1A39F916" w:rsidR="71211050">
        <w:rPr>
          <w:rFonts w:ascii="Times" w:hAnsi="Times" w:eastAsia="Times" w:cs="Times"/>
          <w:color w:val="000000"/>
          <w:lang w:eastAsia="en-US"/>
          <w:rPrChange w:author="Goodwin, Ben" w:date="2021-11-22T15:00:00Z" w:id="1373440850">
            <w:rPr>
              <w:rFonts w:ascii="Times New Roman" w:hAnsi="Times New Roman" w:eastAsia="Times New Roman"/>
              <w:color w:val="000000"/>
              <w:lang w:eastAsia="en-US"/>
            </w:rPr>
          </w:rPrChange>
        </w:rPr>
        <w:t xml:space="preserve">This means </w:t>
      </w:r>
      <w:r w:rsidRPr="1A39F916" w:rsidR="3C88840F">
        <w:rPr>
          <w:rFonts w:ascii="Times" w:hAnsi="Times" w:eastAsia="Times" w:cs="Times"/>
          <w:color w:val="000000"/>
          <w:lang w:eastAsia="en-US"/>
          <w:rPrChange w:author="Goodwin, Ben" w:date="2021-11-22T15:00:00Z" w:id="1157370990">
            <w:rPr>
              <w:rFonts w:ascii="Times New Roman" w:hAnsi="Times New Roman" w:eastAsia="Times New Roman"/>
              <w:color w:val="000000"/>
              <w:lang w:eastAsia="en-US"/>
            </w:rPr>
          </w:rPrChange>
        </w:rPr>
        <w:t>the researchers</w:t>
      </w:r>
      <w:r w:rsidRPr="1A39F916" w:rsidR="71211050">
        <w:rPr>
          <w:rFonts w:ascii="Times" w:hAnsi="Times" w:eastAsia="Times" w:cs="Times"/>
          <w:color w:val="000000"/>
          <w:lang w:eastAsia="en-US"/>
          <w:rPrChange w:author="Goodwin, Ben" w:date="2021-11-22T15:00:00Z" w:id="1002482395">
            <w:rPr>
              <w:rFonts w:ascii="Times New Roman" w:hAnsi="Times New Roman" w:eastAsia="Times New Roman"/>
              <w:color w:val="000000"/>
              <w:lang w:eastAsia="en-US"/>
            </w:rPr>
          </w:rPrChange>
        </w:rPr>
        <w:t xml:space="preserve"> will have to join some large datasets together to </w:t>
      </w:r>
      <w:r w:rsidRPr="1A39F916" w:rsidR="5BECC5F1">
        <w:rPr>
          <w:rFonts w:ascii="Times" w:hAnsi="Times" w:eastAsia="Times" w:cs="Times"/>
          <w:color w:val="000000"/>
          <w:lang w:eastAsia="en-US"/>
          <w:rPrChange w:author="Goodwin, Ben" w:date="2021-11-22T15:00:00Z" w:id="491802794">
            <w:rPr>
              <w:rFonts w:ascii="Times New Roman" w:hAnsi="Times New Roman" w:eastAsia="Times New Roman"/>
              <w:color w:val="000000"/>
              <w:lang w:eastAsia="en-US"/>
            </w:rPr>
          </w:rPrChange>
        </w:rPr>
        <w:t>examine</w:t>
      </w:r>
      <w:r w:rsidRPr="1A39F916" w:rsidR="71211050">
        <w:rPr>
          <w:rFonts w:ascii="Times" w:hAnsi="Times" w:eastAsia="Times" w:cs="Times"/>
          <w:color w:val="000000"/>
          <w:lang w:eastAsia="en-US"/>
          <w:rPrChange w:author="Goodwin, Ben" w:date="2021-11-22T15:00:00Z" w:id="733068464">
            <w:rPr>
              <w:rFonts w:ascii="Times New Roman" w:hAnsi="Times New Roman" w:eastAsia="Times New Roman"/>
              <w:color w:val="000000"/>
              <w:lang w:eastAsia="en-US"/>
            </w:rPr>
          </w:rPrChange>
        </w:rPr>
        <w:t xml:space="preserve"> the relevant features </w:t>
      </w:r>
      <w:r w:rsidRPr="1A39F916" w:rsidR="26062774">
        <w:rPr>
          <w:rFonts w:ascii="Times" w:hAnsi="Times" w:eastAsia="Times" w:cs="Times"/>
          <w:color w:val="000000"/>
          <w:lang w:eastAsia="en-US"/>
          <w:rPrChange w:author="Goodwin, Ben" w:date="2021-11-22T15:00:00Z" w:id="1013481425">
            <w:rPr>
              <w:rFonts w:ascii="Times New Roman" w:hAnsi="Times New Roman" w:eastAsia="Times New Roman"/>
              <w:color w:val="000000"/>
              <w:lang w:eastAsia="en-US"/>
            </w:rPr>
          </w:rPrChange>
        </w:rPr>
        <w:t>required for this analysis</w:t>
      </w:r>
      <w:r w:rsidRPr="1A39F916" w:rsidR="26062774">
        <w:rPr>
          <w:rFonts w:ascii="Times" w:hAnsi="Times" w:eastAsia="Times" w:cs="Times"/>
          <w:color w:val="000000"/>
          <w:lang w:eastAsia="en-US"/>
        </w:rPr>
        <w:t xml:space="preserve">. </w:t>
      </w:r>
      <w:commentRangeEnd w:id="157"/>
      <w:r>
        <w:rPr>
          <w:rStyle w:val="CommentReference"/>
        </w:rPr>
        <w:commentReference w:id="157"/>
      </w:r>
      <w:r w:rsidRPr="1A39F916" w:rsidR="44FFC841">
        <w:rPr>
          <w:rFonts w:ascii="Times" w:hAnsi="Times" w:eastAsia="Times" w:cs="Times"/>
          <w:color w:val="000000"/>
          <w:shd w:val="clear" w:color="auto" w:fill="FFFFFF"/>
          <w:lang w:eastAsia="en-US"/>
        </w:rPr>
        <w:t>Anomaly detection</w:t>
      </w:r>
      <w:r w:rsidRPr="1A39F916" w:rsidR="1D0C036B">
        <w:rPr>
          <w:rFonts w:ascii="Times" w:hAnsi="Times" w:eastAsia="Times" w:cs="Times"/>
          <w:color w:val="000000"/>
          <w:shd w:val="clear" w:color="auto" w:fill="FFFFFF"/>
          <w:lang w:eastAsia="en-US"/>
        </w:rPr>
        <w:t>, one of the preeminent methods of fraud detection</w:t>
      </w:r>
      <w:r w:rsidRPr="1A39F916" w:rsidR="44FFC841">
        <w:rPr>
          <w:rFonts w:ascii="Times" w:hAnsi="Times" w:eastAsia="Times" w:cs="Times"/>
          <w:color w:val="000000"/>
          <w:shd w:val="clear" w:color="auto" w:fill="FFFFFF"/>
          <w:lang w:eastAsia="en-US"/>
        </w:rPr>
        <w:t xml:space="preserve"> is employed in many different areas such as procurement fraud, credit card fraud, and Medicare fraud detection </w:t>
      </w:r>
      <w:r w:rsidRPr="1A39F916" w:rsidR="5D04B99A">
        <w:rPr>
          <w:rFonts w:ascii="Times" w:hAnsi="Times" w:eastAsia="Times" w:cs="Times"/>
          <w:color w:val="000000"/>
          <w:shd w:val="clear" w:color="auto" w:fill="FFFFFF"/>
          <w:lang w:eastAsia="en-US"/>
        </w:rPr>
        <w:t>(</w:t>
      </w:r>
      <w:r w:rsidRPr="1A39F916" w:rsidR="375EEEB6">
        <w:rPr>
          <w:rFonts w:ascii="Times" w:hAnsi="Times" w:eastAsia="Times" w:cs="Times"/>
          <w:color w:val="000000" w:themeColor="text1"/>
          <w:sz w:val="18"/>
          <w:szCs w:val="18"/>
          <w:lang w:eastAsia="en-US"/>
        </w:rPr>
        <w:t>Zhang &amp; He 2017</w:t>
      </w:r>
      <w:r w:rsidRPr="1A39F916" w:rsidR="375EEEB6">
        <w:rPr>
          <w:rFonts w:ascii="Times" w:hAnsi="Times" w:eastAsia="Times" w:cs="Times"/>
          <w:color w:val="000000" w:themeColor="text1"/>
          <w:sz w:val="18"/>
          <w:szCs w:val="18"/>
        </w:rPr>
        <w:t xml:space="preserve"> p. 310</w:t>
      </w:r>
      <w:r w:rsidRPr="1A39F916" w:rsidR="12042F45">
        <w:rPr>
          <w:rFonts w:ascii="Times" w:hAnsi="Times" w:eastAsia="Times" w:cs="Times"/>
          <w:color w:val="000000" w:themeColor="text1"/>
          <w:sz w:val="18"/>
          <w:szCs w:val="18"/>
        </w:rPr>
        <w:t>)</w:t>
      </w:r>
      <w:r w:rsidRPr="1A39F916" w:rsidR="44FFC841">
        <w:rPr>
          <w:rFonts w:ascii="Times" w:hAnsi="Times" w:eastAsia="Times" w:cs="Times"/>
          <w:color w:val="000000"/>
          <w:shd w:val="clear" w:color="auto" w:fill="FFFFFF"/>
          <w:lang w:eastAsia="en-US"/>
        </w:rPr>
        <w:t xml:space="preserve">. The assumption being that anomalous events or activity is likely to be fraudulent when compared with the res</w:t>
      </w:r>
      <w:r w:rsidRPr="1A39F916" w:rsidR="44FFC841">
        <w:rPr>
          <w:rFonts w:ascii="Times" w:hAnsi="Times" w:eastAsia="Times" w:cs="Times"/>
          <w:color w:val="000000"/>
          <w:shd w:val="clear" w:color="auto" w:fill="FFFFFF"/>
          <w:lang w:eastAsia="en-US"/>
        </w:rPr>
        <w:t xml:space="preserve">t of the body </w:t>
      </w:r>
      <w:r w:rsidRPr="1A39F916" w:rsidR="3A74B489">
        <w:rPr>
          <w:rFonts w:ascii="Times" w:hAnsi="Times" w:eastAsia="Times" w:cs="Times"/>
          <w:color w:val="000000"/>
          <w:shd w:val="clear" w:color="auto" w:fill="FFFFFF"/>
          <w:lang w:eastAsia="en-US"/>
        </w:rPr>
        <w:t>(</w:t>
      </w:r>
      <w:r w:rsidRPr="1A39F916" w:rsidR="554B7B81">
        <w:rPr>
          <w:rFonts w:ascii="Times" w:hAnsi="Times" w:eastAsia="Times" w:cs="Times"/>
          <w:color w:val="000000" w:themeColor="text1"/>
          <w:sz w:val="18"/>
          <w:szCs w:val="18"/>
          <w:lang w:eastAsia="en-US"/>
        </w:rPr>
        <w:t>Bauder</w:t>
      </w:r>
      <w:r w:rsidRPr="1A39F916" w:rsidR="554B7B81">
        <w:rPr>
          <w:rFonts w:ascii="Times" w:hAnsi="Times" w:eastAsia="Times" w:cs="Times"/>
          <w:color w:val="000000" w:themeColor="text1"/>
          <w:sz w:val="18"/>
          <w:szCs w:val="18"/>
          <w:lang w:eastAsia="en-US"/>
        </w:rPr>
        <w:t xml:space="preserve"> &amp; </w:t>
      </w:r>
      <w:r w:rsidRPr="1A39F916" w:rsidR="554B7B81">
        <w:rPr>
          <w:rFonts w:ascii="Times" w:hAnsi="Times" w:eastAsia="Times" w:cs="Times"/>
          <w:color w:val="000000" w:themeColor="text1"/>
          <w:sz w:val="18"/>
          <w:szCs w:val="18"/>
          <w:lang w:eastAsia="en-US"/>
        </w:rPr>
        <w:t>Khoshgoftaar</w:t>
      </w:r>
      <w:r w:rsidRPr="1A39F916" w:rsidR="554B7B81">
        <w:rPr>
          <w:rFonts w:ascii="Times" w:hAnsi="Times" w:eastAsia="Times" w:cs="Times"/>
          <w:color w:val="000000" w:themeColor="text1"/>
          <w:sz w:val="18"/>
          <w:szCs w:val="18"/>
          <w:lang w:eastAsia="en-US"/>
        </w:rPr>
        <w:t xml:space="preserve"> 2018 p. </w:t>
      </w:r>
      <w:r w:rsidRPr="1A39F916" w:rsidR="4E187367">
        <w:rPr>
          <w:rFonts w:ascii="Times" w:hAnsi="Times" w:eastAsia="Times" w:cs="Times"/>
          <w:color w:val="000000" w:themeColor="text1"/>
          <w:sz w:val="18"/>
          <w:szCs w:val="18"/>
          <w:lang w:eastAsia="en-US"/>
        </w:rPr>
        <w:t>3)</w:t>
      </w:r>
      <w:r w:rsidRPr="1A39F916" w:rsidR="44FFC841">
        <w:rPr>
          <w:rFonts w:ascii="Times" w:hAnsi="Times" w:eastAsia="Times" w:cs="Times"/>
          <w:color w:val="000000"/>
          <w:shd w:val="clear" w:color="auto" w:fill="FFFFFF"/>
          <w:lang w:eastAsia="en-US"/>
        </w:rPr>
        <w:t xml:space="preserve">. </w:t>
      </w:r>
      <w:r w:rsidRPr="1A39F916" w:rsidR="46E921E5">
        <w:rPr>
          <w:rFonts w:ascii="Times" w:hAnsi="Times" w:eastAsia="Times" w:cs="Times"/>
          <w:color w:val="000000"/>
          <w:shd w:val="clear" w:color="auto" w:fill="FFFFFF"/>
          <w:lang w:eastAsia="en-US"/>
        </w:rPr>
        <w:t xml:space="preserve">Previous </w:t>
      </w:r>
      <w:commentRangeStart w:id="190"/>
      <w:del w:author="Goodwin, Ben" w:date="2021-11-22T14:39:00Z" w:id="1889374263">
        <w:r w:rsidRPr="1A39F916" w:rsidDel="39D33ABE">
          <w:rPr>
            <w:rFonts w:ascii="Times" w:hAnsi="Times" w:eastAsia="Times" w:cs="Times"/>
            <w:color w:val="000000" w:themeColor="text1" w:themeTint="FF" w:themeShade="FF"/>
            <w:highlight w:val="yellow"/>
            <w:lang w:eastAsia="en-US"/>
            <w:rPrChange w:author="Cheun, Jacquelyn" w:date="2021-11-15T18:55:00Z" w:id="1029593072">
              <w:rPr>
                <w:rFonts w:ascii="Times New Roman" w:hAnsi="Times New Roman" w:eastAsia="Times New Roman"/>
                <w:color w:val="000000" w:themeColor="text1" w:themeTint="FF" w:themeShade="FF"/>
                <w:lang w:eastAsia="en-US"/>
              </w:rPr>
            </w:rPrChange>
          </w:rPr>
          <w:delText>t</w:delText>
        </w:r>
        <w:r w:rsidRPr="1A39F916" w:rsidDel="39D33ABE">
          <w:rPr>
            <w:rFonts w:ascii="Times" w:hAnsi="Times" w:eastAsia="Times" w:cs="Times"/>
            <w:color w:val="000000" w:themeColor="text1" w:themeTint="FF" w:themeShade="FF"/>
            <w:highlight w:val="yellow"/>
            <w:lang w:eastAsia="en-US"/>
            <w:rPrChange w:author="Cheun, Jacquelyn" w:date="2021-11-15T18:55:00Z" w:id="175553778">
              <w:rPr>
                <w:rFonts w:ascii="Times New Roman" w:hAnsi="Times New Roman" w:eastAsia="Times New Roman"/>
                <w:color w:val="000000" w:themeColor="text1" w:themeTint="FF" w:themeShade="FF"/>
                <w:lang w:eastAsia="en-US"/>
              </w:rPr>
            </w:rPrChange>
          </w:rPr>
          <w:delText>eams</w:delText>
        </w:r>
        <w:commentRangeEnd w:id="190"/>
        <w:r w:rsidDel="00293577">
          <w:rPr>
            <w:rStyle w:val="CommentReference"/>
          </w:rPr>
          <w:commentReference w:id="190"/>
        </w:r>
        <w:r>
          <w:rPr>
            <w:rStyle w:val="CommentReference"/>
          </w:rPr>
        </w:r>
        <w:r>
          <w:rPr>
            <w:rStyle w:val="CommentReference"/>
          </w:rPr>
        </w:r>
        <w:r w:rsidRPr="1A39F916" w:rsidDel="39D33ABE">
          <w:rPr>
            <w:rFonts w:ascii="Times" w:hAnsi="Times" w:eastAsia="Times" w:cs="Times"/>
            <w:color w:val="000000" w:themeColor="text1" w:themeTint="FF" w:themeShade="FF"/>
            <w:lang w:eastAsia="en-US"/>
          </w:rPr>
          <w:delText xml:space="preserve"> </w:delText>
        </w:r>
      </w:del>
      <w:r w:rsidRPr="1A39F916" w:rsidR="6A21C2CC">
        <w:rPr>
          <w:rFonts w:ascii="Times" w:hAnsi="Times" w:eastAsia="Times" w:cs="Times"/>
          <w:color w:val="000000"/>
          <w:shd w:val="clear" w:color="auto" w:fill="FFFFFF"/>
          <w:lang w:eastAsia="en-US"/>
        </w:rPr>
        <w:t>researchers</w:t>
      </w:r>
      <w:r w:rsidRPr="1A39F916" w:rsidR="6A21C2CC">
        <w:rPr>
          <w:rFonts w:ascii="Times" w:hAnsi="Times" w:eastAsia="Times" w:cs="Times"/>
          <w:color w:val="000000"/>
          <w:shd w:val="clear" w:color="auto" w:fill="FFFFFF"/>
          <w:lang w:eastAsia="en-US"/>
        </w:rPr>
        <w:t xml:space="preserve"> </w:t>
      </w:r>
      <w:r w:rsidRPr="1A39F916" w:rsidR="44FFC841">
        <w:rPr>
          <w:rFonts w:ascii="Times" w:hAnsi="Times" w:eastAsia="Times" w:cs="Times"/>
          <w:color w:val="000000"/>
          <w:shd w:val="clear" w:color="auto" w:fill="FFFFFF"/>
          <w:lang w:eastAsia="en-US"/>
        </w:rPr>
        <w:t xml:space="preserve">have used Spatial Density using </w:t>
      </w:r>
      <w:r w:rsidRPr="1A39F916" w:rsidR="44FFC841">
        <w:rPr>
          <w:rFonts w:ascii="Times" w:hAnsi="Times" w:eastAsia="Times" w:cs="Times"/>
          <w:color w:val="000000"/>
          <w:shd w:val="clear" w:color="auto" w:fill="FFFFFF"/>
          <w:lang w:eastAsia="en-US"/>
        </w:rPr>
        <w:t>imLOF</w:t>
      </w:r>
      <w:r w:rsidRPr="1A39F916" w:rsidR="44FFC841">
        <w:rPr>
          <w:rFonts w:ascii="Times" w:hAnsi="Times" w:eastAsia="Times" w:cs="Times"/>
          <w:color w:val="000000"/>
          <w:shd w:val="clear" w:color="auto" w:fill="FFFFFF"/>
          <w:lang w:eastAsia="en-US"/>
        </w:rPr>
        <w:t xml:space="preserve"> (Improved Local Outlier Factor) </w:t>
      </w:r>
      <w:r w:rsidRPr="1A39F916" w:rsidR="4C6CEF5D">
        <w:rPr>
          <w:rFonts w:ascii="Times" w:hAnsi="Times" w:eastAsia="Times" w:cs="Times"/>
          <w:color w:val="000000"/>
          <w:shd w:val="clear" w:color="auto" w:fill="FFFFFF"/>
          <w:lang w:eastAsia="en-US"/>
        </w:rPr>
        <w:t>(</w:t>
      </w:r>
      <w:r w:rsidRPr="1A39F916" w:rsidR="45BA4DC5">
        <w:rPr>
          <w:rFonts w:ascii="Times" w:hAnsi="Times" w:eastAsia="Times" w:cs="Times"/>
          <w:color w:val="000000" w:themeColor="text1"/>
          <w:sz w:val="18"/>
          <w:szCs w:val="18"/>
          <w:lang w:eastAsia="en-US"/>
        </w:rPr>
        <w:t>Zhang &amp; He 2017 p. 311</w:t>
      </w:r>
      <w:r w:rsidRPr="1A39F916" w:rsidR="4C6CEF5D">
        <w:rPr>
          <w:rFonts w:ascii="Times" w:hAnsi="Times" w:eastAsia="Times" w:cs="Times"/>
          <w:color w:val="000000" w:themeColor="text1"/>
          <w:sz w:val="18"/>
          <w:szCs w:val="18"/>
        </w:rPr>
        <w:t>)</w:t>
      </w:r>
      <w:r w:rsidRPr="1A39F916" w:rsidR="44FFC841">
        <w:rPr>
          <w:rFonts w:ascii="Times" w:hAnsi="Times" w:eastAsia="Times" w:cs="Times"/>
          <w:color w:val="000000"/>
          <w:shd w:val="clear" w:color="auto" w:fill="FFFFFF"/>
          <w:lang w:eastAsia="en-US"/>
        </w:rPr>
        <w:t xml:space="preserve">. As well as unsupervised methods such as Isolation Forest and Unsupervised Random Forest </w:t>
      </w:r>
      <w:r w:rsidRPr="1A39F916" w:rsidR="3DD2CB1A">
        <w:rPr>
          <w:rFonts w:ascii="Times" w:hAnsi="Times" w:eastAsia="Times" w:cs="Times"/>
          <w:color w:val="000000"/>
          <w:shd w:val="clear" w:color="auto" w:fill="FFFFFF"/>
          <w:lang w:eastAsia="en-US"/>
        </w:rPr>
        <w:t>(</w:t>
      </w:r>
      <w:r w:rsidRPr="1A39F916" w:rsidR="3DD2CB1A">
        <w:rPr>
          <w:rFonts w:ascii="Times" w:hAnsi="Times" w:eastAsia="Times" w:cs="Times"/>
          <w:color w:val="000000" w:themeColor="text1"/>
          <w:sz w:val="18"/>
          <w:szCs w:val="18"/>
          <w:lang w:eastAsia="en-US"/>
        </w:rPr>
        <w:t>Bauder</w:t>
      </w:r>
      <w:r w:rsidRPr="1A39F916" w:rsidR="3DD2CB1A">
        <w:rPr>
          <w:rFonts w:ascii="Times" w:hAnsi="Times" w:eastAsia="Times" w:cs="Times"/>
          <w:color w:val="000000" w:themeColor="text1"/>
          <w:sz w:val="18"/>
          <w:szCs w:val="18"/>
          <w:lang w:eastAsia="en-US"/>
        </w:rPr>
        <w:t>, Rosa</w:t>
      </w:r>
      <w:r w:rsidRPr="1A39F916" w:rsidR="200D2187">
        <w:rPr>
          <w:rFonts w:ascii="Times" w:hAnsi="Times" w:eastAsia="Times" w:cs="Times"/>
          <w:color w:val="000000" w:themeColor="text1"/>
          <w:sz w:val="18"/>
          <w:szCs w:val="18"/>
          <w:lang w:eastAsia="en-US"/>
        </w:rPr>
        <w:t>,</w:t>
      </w:r>
      <w:r w:rsidRPr="1A39F916" w:rsidR="3DD2CB1A">
        <w:rPr>
          <w:rFonts w:ascii="Times" w:hAnsi="Times" w:eastAsia="Times" w:cs="Times"/>
          <w:color w:val="000000" w:themeColor="text1"/>
          <w:sz w:val="18"/>
          <w:szCs w:val="18"/>
          <w:lang w:eastAsia="en-US"/>
        </w:rPr>
        <w:t xml:space="preserve"> &amp; </w:t>
      </w:r>
      <w:r w:rsidRPr="1A39F916" w:rsidR="3DD2CB1A">
        <w:rPr>
          <w:rFonts w:ascii="Times" w:hAnsi="Times" w:eastAsia="Times" w:cs="Times"/>
          <w:color w:val="000000" w:themeColor="text1"/>
          <w:sz w:val="18"/>
          <w:szCs w:val="18"/>
          <w:lang w:eastAsia="en-US"/>
        </w:rPr>
        <w:t>Khoshgoftaar</w:t>
      </w:r>
      <w:r w:rsidRPr="1A39F916" w:rsidR="3DD2CB1A">
        <w:rPr>
          <w:rFonts w:ascii="Times" w:hAnsi="Times" w:eastAsia="Times" w:cs="Times"/>
          <w:color w:val="000000" w:themeColor="text1"/>
          <w:sz w:val="18"/>
          <w:szCs w:val="18"/>
          <w:lang w:eastAsia="en-US"/>
        </w:rPr>
        <w:t xml:space="preserve"> 2018 p. </w:t>
      </w:r>
      <w:r w:rsidRPr="1A39F916" w:rsidR="41304FCA">
        <w:rPr>
          <w:rFonts w:ascii="Times" w:hAnsi="Times" w:eastAsia="Times" w:cs="Times"/>
          <w:color w:val="000000" w:themeColor="text1"/>
          <w:sz w:val="18"/>
          <w:szCs w:val="18"/>
          <w:lang w:eastAsia="en-US"/>
        </w:rPr>
        <w:t>285</w:t>
      </w:r>
      <w:r w:rsidRPr="1A39F916" w:rsidR="3DD2CB1A">
        <w:rPr>
          <w:rFonts w:ascii="Times" w:hAnsi="Times" w:eastAsia="Times" w:cs="Times"/>
          <w:color w:val="000000" w:themeColor="text1"/>
          <w:sz w:val="18"/>
          <w:szCs w:val="18"/>
          <w:lang w:eastAsia="en-US"/>
        </w:rPr>
        <w:t>)</w:t>
      </w:r>
      <w:r w:rsidRPr="1A39F916" w:rsidR="44FFC841">
        <w:rPr>
          <w:rFonts w:ascii="Times" w:hAnsi="Times" w:eastAsia="Times" w:cs="Times"/>
          <w:color w:val="000000"/>
          <w:shd w:val="clear" w:color="auto" w:fill="FFFFFF"/>
          <w:lang w:eastAsia="en-US"/>
        </w:rPr>
        <w:t xml:space="preserve">, Deviation Clustering, Gaussian Mixture Models, and Bayesian Co-clustering </w:t>
      </w:r>
      <w:r w:rsidRPr="1A39F916" w:rsidR="65A1ED8C">
        <w:rPr>
          <w:rFonts w:ascii="Times" w:hAnsi="Times" w:eastAsia="Times" w:cs="Times"/>
          <w:color w:val="000000"/>
          <w:shd w:val="clear" w:color="auto" w:fill="FFFFFF"/>
          <w:lang w:eastAsia="en-US"/>
        </w:rPr>
        <w:t>(</w:t>
      </w:r>
      <w:r w:rsidRPr="1A39F916" w:rsidR="65A1ED8C">
        <w:rPr>
          <w:rFonts w:ascii="Times" w:hAnsi="Times" w:eastAsia="Times" w:cs="Times"/>
          <w:color w:val="000000" w:themeColor="text1"/>
          <w:sz w:val="18"/>
          <w:szCs w:val="18"/>
          <w:lang w:eastAsia="en-US"/>
        </w:rPr>
        <w:t>Ekina</w:t>
      </w:r>
      <w:r w:rsidRPr="1A39F916" w:rsidR="65A1ED8C">
        <w:rPr>
          <w:rFonts w:ascii="Times" w:hAnsi="Times" w:eastAsia="Times" w:cs="Times"/>
          <w:color w:val="000000" w:themeColor="text1"/>
          <w:sz w:val="18"/>
          <w:szCs w:val="18"/>
          <w:lang w:eastAsia="en-US"/>
        </w:rPr>
        <w:t xml:space="preserve">, Leva, Ruggeri &amp; </w:t>
      </w:r>
      <w:r w:rsidRPr="1A39F916" w:rsidR="65A1ED8C">
        <w:rPr>
          <w:rFonts w:ascii="Times" w:hAnsi="Times" w:eastAsia="Times" w:cs="Times"/>
          <w:color w:val="000000" w:themeColor="text1"/>
          <w:sz w:val="18"/>
          <w:szCs w:val="18"/>
          <w:lang w:eastAsia="en-US"/>
        </w:rPr>
        <w:t>Soyer</w:t>
      </w:r>
      <w:r w:rsidRPr="1A39F916" w:rsidR="65A1ED8C">
        <w:rPr>
          <w:rFonts w:ascii="Times" w:hAnsi="Times" w:eastAsia="Times" w:cs="Times"/>
          <w:color w:val="000000" w:themeColor="text1"/>
          <w:sz w:val="18"/>
          <w:szCs w:val="18"/>
          <w:lang w:eastAsia="en-US"/>
        </w:rPr>
        <w:t xml:space="preserve"> 2013 p. 151)</w:t>
      </w:r>
      <w:r w:rsidRPr="1A39F916" w:rsidR="44FFC841">
        <w:rPr>
          <w:rFonts w:ascii="Times" w:hAnsi="Times" w:eastAsia="Times" w:cs="Times"/>
          <w:color w:val="000000"/>
          <w:shd w:val="clear" w:color="auto" w:fill="FFFFFF"/>
          <w:lang w:eastAsia="en-US"/>
        </w:rPr>
        <w:t xml:space="preserve">. Further, past </w:t>
      </w:r>
      <w:r w:rsidRPr="1A39F916" w:rsidR="6A21C2CC">
        <w:rPr>
          <w:rFonts w:ascii="Times" w:hAnsi="Times" w:eastAsia="Times" w:cs="Times"/>
          <w:color w:val="000000"/>
          <w:shd w:val="clear" w:color="auto" w:fill="FFFFFF"/>
          <w:lang w:eastAsia="en-US"/>
        </w:rPr>
        <w:t>researchers</w:t>
      </w:r>
      <w:r w:rsidRPr="1A39F916" w:rsidR="6A21C2CC">
        <w:rPr>
          <w:rFonts w:ascii="Times" w:hAnsi="Times" w:eastAsia="Times" w:cs="Times"/>
          <w:color w:val="000000"/>
          <w:shd w:val="clear" w:color="auto" w:fill="FFFFFF"/>
          <w:lang w:eastAsia="en-US"/>
        </w:rPr>
        <w:t xml:space="preserve"> </w:t>
      </w:r>
      <w:del w:author="Goodwin, Ben" w:date="2021-11-22T14:39:00Z" w:id="1166691619">
        <w:r w:rsidRPr="1A39F916" w:rsidDel="39D33ABE">
          <w:rPr>
            <w:rFonts w:ascii="Times" w:hAnsi="Times" w:eastAsia="Times" w:cs="Times"/>
            <w:color w:val="000000" w:themeColor="text1" w:themeTint="FF" w:themeShade="FF"/>
            <w:highlight w:val="yellow"/>
            <w:lang w:eastAsia="en-US"/>
            <w:rPrChange w:author="Cheun, Jacquelyn" w:date="2021-11-15T19:10:00Z" w:id="861127620">
              <w:rPr>
                <w:rFonts w:ascii="Times New Roman" w:hAnsi="Times New Roman" w:eastAsia="Times New Roman"/>
                <w:color w:val="000000" w:themeColor="text1" w:themeTint="FF" w:themeShade="FF"/>
                <w:lang w:eastAsia="en-US"/>
              </w:rPr>
            </w:rPrChange>
          </w:rPr>
          <w:delText>teams</w:delText>
        </w:r>
        <w:r w:rsidRPr="1A39F916" w:rsidDel="39D33ABE">
          <w:rPr>
            <w:rFonts w:ascii="Times" w:hAnsi="Times" w:eastAsia="Times" w:cs="Times"/>
            <w:color w:val="000000" w:themeColor="text1" w:themeTint="FF" w:themeShade="FF"/>
            <w:lang w:eastAsia="en-US"/>
          </w:rPr>
          <w:delText xml:space="preserve"> </w:delText>
        </w:r>
      </w:del>
      <w:r w:rsidRPr="1A39F916" w:rsidR="44FFC841">
        <w:rPr>
          <w:rFonts w:ascii="Times" w:hAnsi="Times" w:eastAsia="Times" w:cs="Times"/>
          <w:color w:val="000000"/>
          <w:shd w:val="clear" w:color="auto" w:fill="FFFFFF"/>
          <w:lang w:eastAsia="en-US"/>
        </w:rPr>
        <w:t xml:space="preserve">have seen that Local Outlier Factor (non-improved), K-Nearest Neighbors, and autoencoders are suboptimal performers </w:t>
      </w:r>
      <w:r w:rsidRPr="1A39F916" w:rsidR="3A66ABCE">
        <w:rPr>
          <w:rFonts w:ascii="Times" w:hAnsi="Times" w:eastAsia="Times" w:cs="Times"/>
          <w:color w:val="000000" w:themeColor="text1"/>
          <w:lang w:eastAsia="en-US"/>
        </w:rPr>
        <w:t>(</w:t>
      </w:r>
      <w:r w:rsidRPr="1A39F916" w:rsidR="3A66ABCE">
        <w:rPr>
          <w:rFonts w:ascii="Times" w:hAnsi="Times" w:eastAsia="Times" w:cs="Times"/>
          <w:color w:val="000000" w:themeColor="text1"/>
          <w:sz w:val="18"/>
          <w:szCs w:val="18"/>
          <w:lang w:eastAsia="en-US"/>
        </w:rPr>
        <w:t>Bauder</w:t>
      </w:r>
      <w:r w:rsidRPr="1A39F916" w:rsidR="3A66ABCE">
        <w:rPr>
          <w:rFonts w:ascii="Times" w:hAnsi="Times" w:eastAsia="Times" w:cs="Times"/>
          <w:color w:val="000000" w:themeColor="text1"/>
          <w:sz w:val="18"/>
          <w:szCs w:val="18"/>
          <w:lang w:eastAsia="en-US"/>
        </w:rPr>
        <w:t>, Rosa</w:t>
      </w:r>
      <w:r w:rsidRPr="1A39F916" w:rsidR="45DFBD44">
        <w:rPr>
          <w:rFonts w:ascii="Times" w:hAnsi="Times" w:eastAsia="Times" w:cs="Times"/>
          <w:color w:val="000000" w:themeColor="text1"/>
          <w:sz w:val="18"/>
          <w:szCs w:val="18"/>
          <w:lang w:eastAsia="en-US"/>
        </w:rPr>
        <w:t>,</w:t>
      </w:r>
      <w:r w:rsidRPr="1A39F916" w:rsidR="3A66ABCE">
        <w:rPr>
          <w:rFonts w:ascii="Times" w:hAnsi="Times" w:eastAsia="Times" w:cs="Times"/>
          <w:color w:val="000000" w:themeColor="text1"/>
          <w:sz w:val="18"/>
          <w:szCs w:val="18"/>
          <w:lang w:eastAsia="en-US"/>
        </w:rPr>
        <w:t xml:space="preserve"> &amp; </w:t>
      </w:r>
      <w:r w:rsidRPr="1A39F916" w:rsidR="3A66ABCE">
        <w:rPr>
          <w:rFonts w:ascii="Times" w:hAnsi="Times" w:eastAsia="Times" w:cs="Times"/>
          <w:color w:val="000000" w:themeColor="text1"/>
          <w:sz w:val="18"/>
          <w:szCs w:val="18"/>
          <w:lang w:eastAsia="en-US"/>
        </w:rPr>
        <w:t>Khoshgoftaar</w:t>
      </w:r>
      <w:r w:rsidRPr="1A39F916" w:rsidR="3A66ABCE">
        <w:rPr>
          <w:rFonts w:ascii="Times" w:hAnsi="Times" w:eastAsia="Times" w:cs="Times"/>
          <w:color w:val="000000" w:themeColor="text1"/>
          <w:sz w:val="18"/>
          <w:szCs w:val="18"/>
          <w:lang w:eastAsia="en-US"/>
        </w:rPr>
        <w:t xml:space="preserve"> 2018 p. 286). </w:t>
      </w:r>
      <w:r w:rsidRPr="1A39F916" w:rsidR="44FFC841">
        <w:rPr>
          <w:rFonts w:ascii="Times" w:hAnsi="Times" w:eastAsia="Times" w:cs="Times"/>
          <w:color w:val="000000"/>
          <w:shd w:val="clear" w:color="auto" w:fill="FFFFFF"/>
          <w:lang w:eastAsia="en-US"/>
        </w:rPr>
        <w:t xml:space="preserve">Though there is some discussion over LOF </w:t>
      </w:r>
      <w:r w:rsidRPr="1A39F916" w:rsidR="5524FF4D">
        <w:rPr>
          <w:rFonts w:ascii="Times" w:hAnsi="Times" w:eastAsia="Times" w:cs="Times"/>
          <w:color w:val="000000"/>
          <w:shd w:val="clear" w:color="auto" w:fill="FFFFFF"/>
          <w:lang w:eastAsia="en-US"/>
        </w:rPr>
        <w:t>(</w:t>
      </w:r>
      <w:r w:rsidRPr="1A39F916" w:rsidR="5524FF4D">
        <w:rPr>
          <w:rFonts w:ascii="Times" w:hAnsi="Times" w:eastAsia="Times" w:cs="Times"/>
          <w:color w:val="000000" w:themeColor="text1"/>
          <w:sz w:val="18"/>
          <w:szCs w:val="18"/>
          <w:lang w:eastAsia="en-US"/>
        </w:rPr>
        <w:t>Bauder</w:t>
      </w:r>
      <w:r w:rsidRPr="1A39F916" w:rsidR="5524FF4D">
        <w:rPr>
          <w:rFonts w:ascii="Times" w:hAnsi="Times" w:eastAsia="Times" w:cs="Times"/>
          <w:color w:val="000000" w:themeColor="text1"/>
          <w:sz w:val="18"/>
          <w:szCs w:val="18"/>
          <w:lang w:eastAsia="en-US"/>
        </w:rPr>
        <w:t>, Rosa</w:t>
      </w:r>
      <w:r w:rsidRPr="1A39F916" w:rsidR="3FBDB69E">
        <w:rPr>
          <w:rFonts w:ascii="Times" w:hAnsi="Times" w:eastAsia="Times" w:cs="Times"/>
          <w:color w:val="000000" w:themeColor="text1"/>
          <w:sz w:val="18"/>
          <w:szCs w:val="18"/>
          <w:lang w:eastAsia="en-US"/>
        </w:rPr>
        <w:t>,</w:t>
      </w:r>
      <w:r w:rsidRPr="1A39F916" w:rsidR="5524FF4D">
        <w:rPr>
          <w:rFonts w:ascii="Times" w:hAnsi="Times" w:eastAsia="Times" w:cs="Times"/>
          <w:color w:val="000000" w:themeColor="text1"/>
          <w:sz w:val="18"/>
          <w:szCs w:val="18"/>
          <w:lang w:eastAsia="en-US"/>
        </w:rPr>
        <w:t xml:space="preserve"> &amp; </w:t>
      </w:r>
      <w:r w:rsidRPr="1A39F916" w:rsidR="5524FF4D">
        <w:rPr>
          <w:rFonts w:ascii="Times" w:hAnsi="Times" w:eastAsia="Times" w:cs="Times"/>
          <w:color w:val="000000" w:themeColor="text1"/>
          <w:sz w:val="18"/>
          <w:szCs w:val="18"/>
          <w:lang w:eastAsia="en-US"/>
        </w:rPr>
        <w:t>Khoshgoftaar</w:t>
      </w:r>
      <w:r w:rsidRPr="1A39F916" w:rsidR="5524FF4D">
        <w:rPr>
          <w:rFonts w:ascii="Times" w:hAnsi="Times" w:eastAsia="Times" w:cs="Times"/>
          <w:color w:val="000000" w:themeColor="text1"/>
          <w:sz w:val="18"/>
          <w:szCs w:val="18"/>
          <w:lang w:eastAsia="en-US"/>
        </w:rPr>
        <w:t xml:space="preserve"> 2018 p. </w:t>
      </w:r>
      <w:r w:rsidRPr="1A39F916" w:rsidR="10D55C76">
        <w:rPr>
          <w:rFonts w:ascii="Times" w:hAnsi="Times" w:eastAsia="Times" w:cs="Times"/>
          <w:color w:val="000000" w:themeColor="text1"/>
          <w:sz w:val="18"/>
          <w:szCs w:val="18"/>
          <w:lang w:eastAsia="en-US"/>
        </w:rPr>
        <w:t>28</w:t>
      </w:r>
      <w:r w:rsidRPr="1A39F916" w:rsidR="1069AB6C">
        <w:rPr>
          <w:rFonts w:ascii="Times" w:hAnsi="Times" w:eastAsia="Times" w:cs="Times"/>
          <w:color w:val="000000" w:themeColor="text1"/>
          <w:sz w:val="18"/>
          <w:szCs w:val="18"/>
          <w:lang w:eastAsia="en-US"/>
        </w:rPr>
        <w:t>7</w:t>
      </w:r>
      <w:r w:rsidRPr="1A39F916" w:rsidR="5524FF4D">
        <w:rPr>
          <w:rFonts w:ascii="Times" w:hAnsi="Times" w:eastAsia="Times" w:cs="Times"/>
          <w:color w:val="000000" w:themeColor="text1"/>
          <w:sz w:val="18"/>
          <w:szCs w:val="18"/>
          <w:lang w:eastAsia="en-US"/>
        </w:rPr>
        <w:t>)</w:t>
      </w:r>
      <w:r w:rsidRPr="1A39F916" w:rsidR="44FFC841">
        <w:rPr>
          <w:rFonts w:ascii="Times" w:hAnsi="Times" w:eastAsia="Times" w:cs="Times"/>
          <w:color w:val="000000"/>
          <w:shd w:val="clear" w:color="auto" w:fill="FFFFFF"/>
          <w:lang w:eastAsia="en-US"/>
        </w:rPr>
        <w:t xml:space="preserve">, </w:t>
      </w:r>
      <w:r w:rsidRPr="1A39F916" w:rsidR="25560F78">
        <w:rPr>
          <w:rFonts w:ascii="Times" w:hAnsi="Times" w:eastAsia="Times" w:cs="Times"/>
          <w:color w:val="000000"/>
          <w:shd w:val="clear" w:color="auto" w:fill="FFFFFF"/>
          <w:lang w:eastAsia="en-US"/>
        </w:rPr>
        <w:t>(</w:t>
      </w:r>
      <w:r w:rsidRPr="1A39F916" w:rsidR="0B45F7CF">
        <w:rPr>
          <w:rFonts w:ascii="Times" w:hAnsi="Times" w:eastAsia="Times" w:cs="Times"/>
          <w:color w:val="000000" w:themeColor="text1"/>
          <w:sz w:val="18"/>
          <w:szCs w:val="18"/>
          <w:lang w:eastAsia="en-US"/>
        </w:rPr>
        <w:t>Zhang &amp; He 2017</w:t>
      </w:r>
      <w:r w:rsidRPr="1A39F916" w:rsidR="0B6CC579">
        <w:rPr>
          <w:rFonts w:ascii="Times" w:hAnsi="Times" w:eastAsia="Times" w:cs="Times"/>
          <w:color w:val="000000" w:themeColor="text1"/>
          <w:sz w:val="18"/>
          <w:szCs w:val="18"/>
        </w:rPr>
        <w:t xml:space="preserve"> p.</w:t>
      </w:r>
      <w:r w:rsidRPr="1A39F916" w:rsidR="16B87C78">
        <w:rPr>
          <w:rFonts w:ascii="Times" w:hAnsi="Times" w:eastAsia="Times" w:cs="Times"/>
          <w:color w:val="000000" w:themeColor="text1"/>
          <w:sz w:val="18"/>
          <w:szCs w:val="18"/>
        </w:rPr>
        <w:t xml:space="preserve"> 310)</w:t>
      </w:r>
      <w:r w:rsidRPr="1A39F916" w:rsidR="44FFC841">
        <w:rPr>
          <w:rFonts w:ascii="Times" w:hAnsi="Times" w:eastAsia="Times" w:cs="Times"/>
          <w:color w:val="000000"/>
          <w:shd w:val="clear" w:color="auto" w:fill="FFFFFF"/>
          <w:lang w:eastAsia="en-US"/>
        </w:rPr>
        <w:t xml:space="preserve">. The researchers involved in the study "An Anomaly Detection Method for Medicare Fraud Detection" designed a new LOF metric designated </w:t>
      </w:r>
      <w:r w:rsidRPr="1A39F916" w:rsidR="44FFC841">
        <w:rPr>
          <w:rFonts w:ascii="Times" w:hAnsi="Times" w:eastAsia="Times" w:cs="Times"/>
          <w:color w:val="000000"/>
          <w:shd w:val="clear" w:color="auto" w:fill="FFFFFF"/>
          <w:lang w:eastAsia="en-US"/>
        </w:rPr>
        <w:t>imLOF</w:t>
      </w:r>
      <w:r w:rsidRPr="1A39F916" w:rsidR="44FFC841">
        <w:rPr>
          <w:rFonts w:ascii="Times" w:hAnsi="Times" w:eastAsia="Times" w:cs="Times"/>
          <w:color w:val="000000"/>
          <w:shd w:val="clear" w:color="auto" w:fill="FFFFFF"/>
          <w:lang w:eastAsia="en-US"/>
        </w:rPr>
        <w:t xml:space="preserve"> for improved Local Outlier Factor. This metric is designed to detect excessive medical treatment and decomposing hospitalization using spatial density information. </w:t>
      </w:r>
      <w:r w:rsidRPr="1A39F916" w:rsidR="23FF31A4">
        <w:rPr>
          <w:rFonts w:ascii="Times" w:hAnsi="Times" w:eastAsia="Times" w:cs="Times"/>
          <w:color w:val="000000"/>
          <w:shd w:val="clear" w:color="auto" w:fill="FFFFFF"/>
          <w:lang w:eastAsia="en-US"/>
        </w:rPr>
        <w:t>(</w:t>
      </w:r>
      <w:r w:rsidRPr="1A39F916" w:rsidR="23FF31A4">
        <w:rPr>
          <w:rFonts w:ascii="Times" w:hAnsi="Times" w:eastAsia="Times" w:cs="Times"/>
          <w:color w:val="000000" w:themeColor="text1"/>
          <w:sz w:val="18"/>
          <w:szCs w:val="18"/>
          <w:lang w:eastAsia="en-US"/>
        </w:rPr>
        <w:t>Zhang &amp; He</w:t>
      </w:r>
      <w:r w:rsidRPr="1A39F916" w:rsidR="5548F76C">
        <w:rPr>
          <w:rFonts w:ascii="Times" w:hAnsi="Times" w:eastAsia="Times" w:cs="Times"/>
          <w:color w:val="000000" w:themeColor="text1"/>
          <w:sz w:val="18"/>
          <w:szCs w:val="18"/>
          <w:lang w:eastAsia="en-US"/>
        </w:rPr>
        <w:t xml:space="preserve"> 2017</w:t>
      </w:r>
      <w:r w:rsidRPr="1A39F916" w:rsidR="23FF31A4">
        <w:rPr>
          <w:rFonts w:ascii="Times" w:hAnsi="Times" w:eastAsia="Times" w:cs="Times"/>
          <w:color w:val="000000" w:themeColor="text1"/>
          <w:sz w:val="18"/>
          <w:szCs w:val="18"/>
        </w:rPr>
        <w:t xml:space="preserve"> </w:t>
      </w:r>
      <w:r w:rsidRPr="1A39F916" w:rsidR="3E41FF43">
        <w:rPr>
          <w:rFonts w:ascii="Times" w:hAnsi="Times" w:eastAsia="Times" w:cs="Times"/>
          <w:color w:val="000000"/>
          <w:sz w:val="18"/>
          <w:szCs w:val="18"/>
          <w:shd w:val="clear" w:color="auto" w:fill="FFFFFF"/>
          <w:lang w:eastAsia="en-US"/>
        </w:rPr>
        <w:t>p.</w:t>
      </w:r>
      <w:r w:rsidRPr="1A39F916" w:rsidR="0859CBBA">
        <w:rPr>
          <w:rFonts w:ascii="Times" w:hAnsi="Times" w:eastAsia="Times" w:cs="Times"/>
          <w:color w:val="000000"/>
          <w:sz w:val="18"/>
          <w:szCs w:val="18"/>
          <w:shd w:val="clear" w:color="auto" w:fill="FFFFFF"/>
          <w:lang w:eastAsia="en-US"/>
        </w:rPr>
        <w:t xml:space="preserve"> 312)</w:t>
      </w:r>
      <w:r w:rsidRPr="1A39F916" w:rsidR="44FFC841">
        <w:rPr>
          <w:rFonts w:ascii="Times" w:hAnsi="Times" w:eastAsia="Times" w:cs="Times"/>
          <w:color w:val="000000"/>
          <w:shd w:val="clear" w:color="auto" w:fill="FFFFFF"/>
          <w:lang w:eastAsia="en-US"/>
        </w:rPr>
        <w:t xml:space="preserve"> </w:t>
      </w:r>
      <w:r w:rsidRPr="1A39F916" w:rsidR="44FFC841">
        <w:rPr>
          <w:rFonts w:ascii="Times" w:hAnsi="Times" w:eastAsia="Times" w:cs="Times"/>
          <w:color w:val="000000" w:themeColor="text1"/>
          <w:lang w:eastAsia="en-US"/>
        </w:rPr>
        <w:t xml:space="preserve">The original measure, developed by </w:t>
      </w:r>
      <w:r w:rsidRPr="1A39F916" w:rsidR="44FFC841">
        <w:rPr>
          <w:rFonts w:ascii="Times" w:hAnsi="Times" w:eastAsia="Times" w:cs="Times"/>
          <w:color w:val="000000" w:themeColor="text1"/>
          <w:lang w:eastAsia="en-US"/>
        </w:rPr>
        <w:t>Breunig</w:t>
      </w:r>
      <w:r w:rsidRPr="1A39F916" w:rsidR="44FFC841">
        <w:rPr>
          <w:rFonts w:ascii="Times" w:hAnsi="Times" w:eastAsia="Times" w:cs="Times"/>
          <w:color w:val="000000" w:themeColor="text1"/>
          <w:lang w:eastAsia="en-US"/>
        </w:rPr>
        <w:t xml:space="preserve"> et al. </w:t>
      </w:r>
      <w:r w:rsidRPr="1A39F916" w:rsidR="05E9B625">
        <w:rPr>
          <w:rFonts w:ascii="Times" w:hAnsi="Times" w:eastAsia="Times" w:cs="Times"/>
          <w:color w:val="000000" w:themeColor="text1"/>
          <w:lang w:eastAsia="en-US"/>
        </w:rPr>
        <w:t>(</w:t>
      </w:r>
      <w:r w:rsidRPr="1A39F916" w:rsidR="05E9B625">
        <w:rPr>
          <w:rFonts w:ascii="Times" w:hAnsi="Times" w:eastAsia="Times" w:cs="Times"/>
          <w:color w:val="000000" w:themeColor="text1"/>
          <w:sz w:val="18"/>
          <w:szCs w:val="18"/>
          <w:lang w:eastAsia="en-US"/>
        </w:rPr>
        <w:t>Breunig</w:t>
      </w:r>
      <w:r w:rsidRPr="1A39F916" w:rsidR="05E9B625">
        <w:rPr>
          <w:rFonts w:ascii="Times" w:hAnsi="Times" w:eastAsia="Times" w:cs="Times"/>
          <w:color w:val="000000" w:themeColor="text1"/>
          <w:sz w:val="18"/>
          <w:szCs w:val="18"/>
          <w:lang w:eastAsia="en-US"/>
        </w:rPr>
        <w:t xml:space="preserve">, </w:t>
      </w:r>
      <w:r w:rsidRPr="1A39F916" w:rsidR="05E9B625">
        <w:rPr>
          <w:rFonts w:ascii="Times" w:hAnsi="Times" w:eastAsia="Times" w:cs="Times"/>
          <w:color w:val="000000" w:themeColor="text1"/>
          <w:sz w:val="18"/>
          <w:szCs w:val="18"/>
          <w:lang w:eastAsia="en-US"/>
        </w:rPr>
        <w:t>Kriegel</w:t>
      </w:r>
      <w:r w:rsidRPr="1A39F916" w:rsidR="05E9B625">
        <w:rPr>
          <w:rFonts w:ascii="Times" w:hAnsi="Times" w:eastAsia="Times" w:cs="Times"/>
          <w:color w:val="000000" w:themeColor="text1"/>
          <w:sz w:val="18"/>
          <w:szCs w:val="18"/>
          <w:lang w:eastAsia="en-US"/>
        </w:rPr>
        <w:t>, Ng, &amp; Sander 2000 p. 94)</w:t>
      </w:r>
      <w:r w:rsidRPr="1A39F916" w:rsidR="44FFC841">
        <w:rPr>
          <w:rFonts w:ascii="Times" w:hAnsi="Times" w:eastAsia="Times" w:cs="Times"/>
          <w:color w:val="000000" w:themeColor="text1"/>
          <w:lang w:eastAsia="en-US"/>
        </w:rPr>
        <w:t xml:space="preserve">, gives anomaly scores based on the density of observations; they noted that the density of anomalous events would be less than that of its normal neighbors. This metric has issues with small clusters making it suboptimal for </w:t>
      </w:r>
      <w:r w:rsidRPr="1A39F916" w:rsidR="44FFC841">
        <w:rPr>
          <w:rFonts w:ascii="Times" w:hAnsi="Times" w:eastAsia="Times" w:cs="Times"/>
          <w:color w:val="000000" w:themeColor="text1"/>
          <w:lang w:eastAsia="en-US"/>
        </w:rPr>
        <w:lastRenderedPageBreak/>
        <w:t xml:space="preserve">healthcare use </w:t>
      </w:r>
      <w:r w:rsidRPr="1A39F916" w:rsidR="07477390">
        <w:rPr>
          <w:rFonts w:ascii="Times" w:hAnsi="Times" w:eastAsia="Times" w:cs="Times"/>
          <w:color w:val="000000" w:themeColor="text1"/>
          <w:lang w:eastAsia="en-US"/>
        </w:rPr>
        <w:t>(</w:t>
      </w:r>
      <w:r w:rsidRPr="1A39F916" w:rsidR="3EAC335E">
        <w:rPr>
          <w:rFonts w:ascii="Times" w:hAnsi="Times" w:eastAsia="Times" w:cs="Times"/>
          <w:color w:val="000000" w:themeColor="text1"/>
          <w:sz w:val="18"/>
          <w:szCs w:val="18"/>
          <w:lang w:eastAsia="en-US"/>
        </w:rPr>
        <w:t>Bauder</w:t>
      </w:r>
      <w:r w:rsidRPr="1A39F916" w:rsidR="3EAC335E">
        <w:rPr>
          <w:rFonts w:ascii="Times" w:hAnsi="Times" w:eastAsia="Times" w:cs="Times"/>
          <w:color w:val="000000" w:themeColor="text1"/>
          <w:sz w:val="18"/>
          <w:szCs w:val="18"/>
          <w:lang w:eastAsia="en-US"/>
        </w:rPr>
        <w:t xml:space="preserve">, Rosa &amp; </w:t>
      </w:r>
      <w:r w:rsidRPr="1A39F916" w:rsidR="3EAC335E">
        <w:rPr>
          <w:rFonts w:ascii="Times" w:hAnsi="Times" w:eastAsia="Times" w:cs="Times"/>
          <w:color w:val="000000" w:themeColor="text1"/>
          <w:sz w:val="18"/>
          <w:szCs w:val="18"/>
          <w:lang w:eastAsia="en-US"/>
        </w:rPr>
        <w:t>Khoshgoftaar</w:t>
      </w:r>
      <w:r w:rsidRPr="1A39F916" w:rsidR="3EAC335E">
        <w:rPr>
          <w:rFonts w:ascii="Times" w:hAnsi="Times" w:eastAsia="Times" w:cs="Times"/>
          <w:color w:val="000000" w:themeColor="text1"/>
          <w:sz w:val="18"/>
          <w:szCs w:val="18"/>
          <w:lang w:eastAsia="en-US"/>
        </w:rPr>
        <w:t xml:space="preserve"> 2018 p.</w:t>
      </w:r>
      <w:r w:rsidRPr="1A39F916" w:rsidR="644A9F00">
        <w:rPr>
          <w:rFonts w:ascii="Times" w:hAnsi="Times" w:eastAsia="Times" w:cs="Times"/>
          <w:color w:val="000000" w:themeColor="text1"/>
          <w:sz w:val="18"/>
          <w:szCs w:val="18"/>
          <w:lang w:eastAsia="en-US"/>
        </w:rPr>
        <w:t xml:space="preserve"> </w:t>
      </w:r>
      <w:r w:rsidRPr="1A39F916" w:rsidR="52C10F40">
        <w:rPr>
          <w:rFonts w:ascii="Times" w:hAnsi="Times" w:eastAsia="Times" w:cs="Times"/>
          <w:color w:val="000000" w:themeColor="text1"/>
          <w:sz w:val="18"/>
          <w:szCs w:val="18"/>
          <w:lang w:eastAsia="en-US"/>
        </w:rPr>
        <w:t>288</w:t>
      </w:r>
      <w:r w:rsidRPr="1A39F916" w:rsidR="644A9F00">
        <w:rPr>
          <w:rFonts w:ascii="Times" w:hAnsi="Times" w:eastAsia="Times" w:cs="Times"/>
          <w:color w:val="000000" w:themeColor="text1"/>
          <w:sz w:val="18"/>
          <w:szCs w:val="18"/>
          <w:lang w:eastAsia="en-US"/>
        </w:rPr>
        <w:t>)</w:t>
      </w:r>
      <w:r w:rsidRPr="1A39F916" w:rsidR="44FFC841">
        <w:rPr>
          <w:rFonts w:ascii="Times" w:hAnsi="Times" w:eastAsia="Times" w:cs="Times"/>
          <w:color w:val="000000" w:themeColor="text1"/>
          <w:lang w:eastAsia="en-US"/>
        </w:rPr>
        <w:t xml:space="preserve">, </w:t>
      </w:r>
      <w:r w:rsidRPr="1A39F916" w:rsidR="0D1D7FC5">
        <w:rPr>
          <w:rFonts w:ascii="Times" w:hAnsi="Times" w:eastAsia="Times" w:cs="Times"/>
          <w:color w:val="000000" w:themeColor="text1"/>
          <w:lang w:eastAsia="en-US"/>
        </w:rPr>
        <w:t>(</w:t>
      </w:r>
      <w:r w:rsidRPr="1A39F916" w:rsidR="0D1D7FC5">
        <w:rPr>
          <w:rFonts w:ascii="Times" w:hAnsi="Times" w:eastAsia="Times" w:cs="Times"/>
          <w:color w:val="000000" w:themeColor="text1"/>
          <w:sz w:val="18"/>
          <w:szCs w:val="18"/>
          <w:lang w:eastAsia="en-US"/>
        </w:rPr>
        <w:t>Zhang &amp; He p. 312)</w:t>
      </w:r>
      <w:r w:rsidRPr="1A39F916" w:rsidR="44FFC841">
        <w:rPr>
          <w:rFonts w:ascii="Times" w:hAnsi="Times" w:eastAsia="Times" w:cs="Times"/>
          <w:color w:val="000000"/>
          <w:shd w:val="clear" w:color="auto" w:fill="FFFFFF"/>
          <w:lang w:eastAsia="en-US"/>
        </w:rPr>
        <w:t xml:space="preserve">. The </w:t>
      </w:r>
      <w:r w:rsidRPr="1A39F916" w:rsidR="6A4F4D38">
        <w:rPr>
          <w:rFonts w:ascii="Times" w:hAnsi="Times" w:eastAsia="Times" w:cs="Times"/>
          <w:color w:val="000000"/>
          <w:shd w:val="clear" w:color="auto" w:fill="FFFFFF"/>
          <w:lang w:eastAsia="en-US"/>
        </w:rPr>
        <w:t>authors give</w:t>
      </w:r>
      <w:r w:rsidRPr="1A39F916" w:rsidR="44FFC841">
        <w:rPr>
          <w:rFonts w:ascii="Times" w:hAnsi="Times" w:eastAsia="Times" w:cs="Times"/>
          <w:color w:val="000000" w:themeColor="text1"/>
          <w:lang w:eastAsia="en-US"/>
        </w:rPr>
        <w:t xml:space="preserve"> an example of a small cluster of hypertension patients with a great deal of fraud. Since the cluster is small and the point’s neighbors are also likely to be anomalous the metric scores a low chance of anomalous activity. The authors then suggested an improvement to the LOF score by adding the size of a cluster into consideration instead of only density, with the additional use of the DBSCAN algorithm the improved LOF score performed much better on healthcare data </w:t>
      </w:r>
      <w:r w:rsidRPr="1A39F916" w:rsidR="23AAAC75">
        <w:rPr>
          <w:rFonts w:ascii="Times" w:hAnsi="Times" w:eastAsia="Times" w:cs="Times"/>
          <w:color w:val="000000" w:themeColor="text1"/>
          <w:lang w:eastAsia="en-US"/>
        </w:rPr>
        <w:t>(</w:t>
      </w:r>
      <w:r w:rsidRPr="1A39F916" w:rsidR="23AAAC75">
        <w:rPr>
          <w:rFonts w:ascii="Times" w:hAnsi="Times" w:eastAsia="Times" w:cs="Times"/>
          <w:color w:val="000000" w:themeColor="text1"/>
          <w:sz w:val="18"/>
          <w:szCs w:val="18"/>
          <w:lang w:eastAsia="en-US"/>
        </w:rPr>
        <w:t>Zhang &amp; He 2017</w:t>
      </w:r>
      <w:r w:rsidRPr="1A39F916" w:rsidR="23AAAC75">
        <w:rPr>
          <w:rFonts w:ascii="Times" w:hAnsi="Times" w:eastAsia="Times" w:cs="Times"/>
          <w:color w:val="000000" w:themeColor="text1"/>
          <w:sz w:val="18"/>
          <w:szCs w:val="18"/>
        </w:rPr>
        <w:t xml:space="preserve"> p. 312)</w:t>
      </w:r>
    </w:p>
    <w:p w:rsidR="007D4963" w:rsidP="1A39F916" w:rsidRDefault="007D4963" w14:paraId="07AFF00B" w14:textId="02CE3D24">
      <w:pPr>
        <w:pStyle w:val="p1a"/>
        <w:rPr>
          <w:rFonts w:ascii="Times" w:hAnsi="Times" w:eastAsia="Times" w:cs="Times"/>
          <w:color w:val="000000"/>
          <w:shd w:val="clear" w:color="auto" w:fill="FFFFFF"/>
          <w:lang w:eastAsia="en-US"/>
        </w:rPr>
      </w:pPr>
      <w:r w:rsidRPr="1A39F916" w:rsidR="007D4963">
        <w:rPr>
          <w:rFonts w:ascii="Times" w:hAnsi="Times" w:eastAsia="Times" w:cs="Times"/>
          <w:color w:val="000000"/>
          <w:shd w:val="clear" w:color="auto" w:fill="FFFFFF"/>
          <w:lang w:eastAsia="en-US"/>
        </w:rPr>
        <w:t xml:space="preserve">   </w:t>
      </w:r>
      <w:r w:rsidRPr="1A39F916" w:rsidR="29F7FD1E">
        <w:rPr>
          <w:rFonts w:ascii="Times" w:hAnsi="Times" w:eastAsia="Times" w:cs="Times"/>
          <w:color w:val="000000"/>
          <w:shd w:val="clear" w:color="auto" w:fill="FFFFFF"/>
          <w:lang w:eastAsia="en-US"/>
        </w:rPr>
        <w:t>Some</w:t>
      </w:r>
      <w:r w:rsidRPr="1A39F916" w:rsidR="009E3BCF">
        <w:rPr>
          <w:rFonts w:ascii="Times" w:hAnsi="Times" w:eastAsia="Times" w:cs="Times"/>
          <w:color w:val="000000"/>
          <w:shd w:val="clear" w:color="auto" w:fill="FFFFFF"/>
          <w:lang w:eastAsia="en-US"/>
        </w:rPr>
        <w:t xml:space="preserve"> research has </w:t>
      </w:r>
      <w:r w:rsidRPr="1A39F916" w:rsidR="5A738E76">
        <w:rPr>
          <w:rFonts w:ascii="Times" w:hAnsi="Times" w:eastAsia="Times" w:cs="Times"/>
          <w:color w:val="000000"/>
          <w:shd w:val="clear" w:color="auto" w:fill="FFFFFF"/>
          <w:lang w:eastAsia="en-US"/>
        </w:rPr>
        <w:t>only</w:t>
      </w:r>
      <w:r w:rsidRPr="1A39F916" w:rsidR="009E3BCF">
        <w:rPr>
          <w:rFonts w:ascii="Times" w:hAnsi="Times" w:eastAsia="Times" w:cs="Times"/>
          <w:color w:val="000000"/>
          <w:shd w:val="clear" w:color="auto" w:fill="FFFFFF"/>
          <w:lang w:eastAsia="en-US"/>
        </w:rPr>
        <w:t xml:space="preserve"> focused on single years </w:t>
      </w:r>
      <w:r w:rsidRPr="1A39F916" w:rsidR="7C3F0AE6">
        <w:rPr>
          <w:rFonts w:ascii="Times" w:hAnsi="Times" w:eastAsia="Times" w:cs="Times"/>
          <w:color w:val="000000"/>
          <w:shd w:val="clear" w:color="auto" w:fill="FFFFFF"/>
          <w:lang w:eastAsia="en-US"/>
        </w:rPr>
        <w:t>(</w:t>
      </w:r>
      <w:r w:rsidRPr="1A39F916" w:rsidR="58801FED">
        <w:rPr>
          <w:rFonts w:ascii="Times" w:hAnsi="Times" w:eastAsia="Times" w:cs="Times"/>
          <w:color w:val="000000" w:themeColor="text1"/>
          <w:sz w:val="18"/>
          <w:szCs w:val="18"/>
          <w:lang w:eastAsia="en-US"/>
        </w:rPr>
        <w:t>Bauder</w:t>
      </w:r>
      <w:r w:rsidRPr="1A39F916" w:rsidR="58801FED">
        <w:rPr>
          <w:rFonts w:ascii="Times" w:hAnsi="Times" w:eastAsia="Times" w:cs="Times"/>
          <w:color w:val="000000" w:themeColor="text1"/>
          <w:sz w:val="18"/>
          <w:szCs w:val="18"/>
          <w:lang w:eastAsia="en-US"/>
        </w:rPr>
        <w:t>, Rosa</w:t>
      </w:r>
      <w:r w:rsidRPr="1A39F916" w:rsidR="43D0AF85">
        <w:rPr>
          <w:rFonts w:ascii="Times" w:hAnsi="Times" w:eastAsia="Times" w:cs="Times"/>
          <w:color w:val="000000" w:themeColor="text1"/>
          <w:sz w:val="18"/>
          <w:szCs w:val="18"/>
          <w:lang w:eastAsia="en-US"/>
        </w:rPr>
        <w:t>,</w:t>
      </w:r>
      <w:r w:rsidRPr="1A39F916" w:rsidR="58801FED">
        <w:rPr>
          <w:rFonts w:ascii="Times" w:hAnsi="Times" w:eastAsia="Times" w:cs="Times"/>
          <w:color w:val="000000" w:themeColor="text1"/>
          <w:sz w:val="18"/>
          <w:szCs w:val="18"/>
          <w:lang w:eastAsia="en-US"/>
        </w:rPr>
        <w:t xml:space="preserve"> &amp; </w:t>
      </w:r>
      <w:r w:rsidRPr="1A39F916" w:rsidR="58801FED">
        <w:rPr>
          <w:rFonts w:ascii="Times" w:hAnsi="Times" w:eastAsia="Times" w:cs="Times"/>
          <w:color w:val="000000" w:themeColor="text1"/>
          <w:sz w:val="18"/>
          <w:szCs w:val="18"/>
          <w:lang w:eastAsia="en-US"/>
        </w:rPr>
        <w:t>Khoshgoftaar</w:t>
      </w:r>
      <w:ins w:author="Cheun, Jacquelyn" w:date="2021-11-23T01:14:35.389Z" w:id="469837677">
        <w:r w:rsidRPr="1A39F916" w:rsidR="7DD1691E">
          <w:rPr>
            <w:rFonts w:ascii="Times" w:hAnsi="Times" w:eastAsia="Times" w:cs="Times"/>
            <w:color w:val="000000" w:themeColor="text1" w:themeTint="FF" w:themeShade="FF"/>
            <w:sz w:val="18"/>
            <w:szCs w:val="18"/>
            <w:lang w:eastAsia="en-US"/>
          </w:rPr>
          <w:t>,</w:t>
        </w:r>
      </w:ins>
      <w:r w:rsidRPr="1A39F916" w:rsidR="58801FED">
        <w:rPr>
          <w:rFonts w:ascii="Times" w:hAnsi="Times" w:eastAsia="Times" w:cs="Times"/>
          <w:color w:val="000000" w:themeColor="text1"/>
          <w:sz w:val="18"/>
          <w:szCs w:val="18"/>
          <w:lang w:eastAsia="en-US"/>
        </w:rPr>
        <w:t xml:space="preserve"> 2018 p.</w:t>
      </w:r>
      <w:r w:rsidRPr="1A39F916" w:rsidR="6CD854C2">
        <w:rPr>
          <w:rFonts w:ascii="Times" w:hAnsi="Times" w:eastAsia="Times" w:cs="Times"/>
          <w:color w:val="000000" w:themeColor="text1"/>
          <w:sz w:val="18"/>
          <w:szCs w:val="18"/>
          <w:lang w:eastAsia="en-US"/>
        </w:rPr>
        <w:t xml:space="preserve"> </w:t>
      </w:r>
      <w:r w:rsidRPr="1A39F916" w:rsidR="4E0CFE88">
        <w:rPr>
          <w:rFonts w:ascii="Times" w:hAnsi="Times" w:eastAsia="Times" w:cs="Times"/>
          <w:color w:val="000000" w:themeColor="text1"/>
          <w:sz w:val="18"/>
          <w:szCs w:val="18"/>
          <w:lang w:eastAsia="en-US"/>
        </w:rPr>
        <w:t>288</w:t>
      </w:r>
      <w:r w:rsidRPr="1A39F916" w:rsidR="6CD854C2">
        <w:rPr>
          <w:rFonts w:ascii="Times" w:hAnsi="Times" w:eastAsia="Times" w:cs="Times"/>
          <w:color w:val="000000" w:themeColor="text1"/>
          <w:sz w:val="18"/>
          <w:szCs w:val="18"/>
          <w:lang w:eastAsia="en-US"/>
        </w:rPr>
        <w:t>)</w:t>
      </w:r>
      <w:r w:rsidRPr="1A39F916" w:rsidR="34D1B48A">
        <w:rPr>
          <w:rFonts w:ascii="Times" w:hAnsi="Times" w:eastAsia="Times" w:cs="Times"/>
          <w:color w:val="000000" w:themeColor="text1"/>
          <w:sz w:val="18"/>
          <w:szCs w:val="18"/>
          <w:lang w:eastAsia="en-US"/>
        </w:rPr>
        <w:t xml:space="preserve"> (Gordon &amp; Siegel 2020 p. 1)</w:t>
      </w:r>
      <w:r w:rsidRPr="1A39F916" w:rsidR="67F27E30">
        <w:rPr>
          <w:rFonts w:ascii="Times" w:hAnsi="Times" w:eastAsia="Times" w:cs="Times"/>
          <w:color w:val="000000" w:themeColor="text1"/>
          <w:sz w:val="18"/>
          <w:szCs w:val="18"/>
          <w:lang w:eastAsia="en-US"/>
        </w:rPr>
        <w:t xml:space="preserve">, (Hancock </w:t>
      </w:r>
      <w:r w:rsidRPr="1A39F916" w:rsidR="3F284941">
        <w:rPr>
          <w:rFonts w:ascii="Times" w:hAnsi="Times" w:eastAsia="Times" w:cs="Times"/>
          <w:color w:val="000000" w:themeColor="text1"/>
          <w:sz w:val="18"/>
          <w:szCs w:val="18"/>
          <w:lang w:eastAsia="en-US"/>
        </w:rPr>
        <w:t>&amp;</w:t>
      </w:r>
      <w:r w:rsidRPr="1A39F916" w:rsidR="67F27E30">
        <w:rPr>
          <w:rFonts w:ascii="Times" w:hAnsi="Times" w:eastAsia="Times" w:cs="Times"/>
          <w:color w:val="000000" w:themeColor="text1"/>
          <w:sz w:val="18"/>
          <w:szCs w:val="18"/>
          <w:lang w:eastAsia="en-US"/>
        </w:rPr>
        <w:t xml:space="preserve"> </w:t>
      </w:r>
      <w:r w:rsidRPr="1A39F916" w:rsidR="67F27E30">
        <w:rPr>
          <w:rFonts w:ascii="Times" w:hAnsi="Times" w:eastAsia="Times" w:cs="Times"/>
          <w:color w:val="000000" w:themeColor="text1"/>
          <w:sz w:val="18"/>
          <w:szCs w:val="18"/>
          <w:lang w:eastAsia="en-US"/>
        </w:rPr>
        <w:t>Khoshgoftaar</w:t>
      </w:r>
      <w:r w:rsidRPr="1A39F916" w:rsidR="67F27E30">
        <w:rPr>
          <w:rFonts w:ascii="Times" w:hAnsi="Times" w:eastAsia="Times" w:cs="Times"/>
          <w:color w:val="000000" w:themeColor="text1"/>
          <w:sz w:val="18"/>
          <w:szCs w:val="18"/>
          <w:lang w:eastAsia="en-US"/>
        </w:rPr>
        <w:t xml:space="preserve"> 2020 p.</w:t>
      </w:r>
      <w:r w:rsidRPr="1A39F916" w:rsidR="2AF22175">
        <w:rPr>
          <w:rFonts w:ascii="Times" w:hAnsi="Times" w:eastAsia="Times" w:cs="Times"/>
          <w:color w:val="000000" w:themeColor="text1"/>
          <w:sz w:val="18"/>
          <w:szCs w:val="18"/>
          <w:lang w:eastAsia="en-US"/>
        </w:rPr>
        <w:t xml:space="preserve"> </w:t>
      </w:r>
      <w:r w:rsidRPr="1A39F916" w:rsidR="6287787A">
        <w:rPr>
          <w:rFonts w:ascii="Times" w:hAnsi="Times" w:eastAsia="Times" w:cs="Times"/>
          <w:color w:val="000000" w:themeColor="text1"/>
          <w:sz w:val="18"/>
          <w:szCs w:val="18"/>
          <w:lang w:eastAsia="en-US"/>
        </w:rPr>
        <w:t>572</w:t>
      </w:r>
      <w:r w:rsidRPr="1A39F916" w:rsidR="67F27E30">
        <w:rPr>
          <w:rFonts w:ascii="Times" w:hAnsi="Times" w:eastAsia="Times" w:cs="Times"/>
          <w:color w:val="000000"/>
          <w:shd w:val="clear" w:color="auto" w:fill="FFFFFF"/>
          <w:lang w:eastAsia="en-US"/>
        </w:rPr>
        <w:t>)</w:t>
      </w:r>
      <w:r w:rsidRPr="1A39F916" w:rsidR="38D3EE0E">
        <w:rPr>
          <w:rFonts w:ascii="Times" w:hAnsi="Times" w:eastAsia="Times" w:cs="Times"/>
          <w:color w:val="000000"/>
          <w:shd w:val="clear" w:color="auto" w:fill="FFFFFF"/>
          <w:lang w:eastAsia="en-US"/>
        </w:rPr>
        <w:t xml:space="preserve"> </w:t>
      </w:r>
      <w:r w:rsidRPr="1A39F916" w:rsidR="009E3BCF">
        <w:rPr>
          <w:rFonts w:ascii="Times" w:hAnsi="Times" w:eastAsia="Times" w:cs="Times"/>
          <w:color w:val="000000"/>
          <w:shd w:val="clear" w:color="auto" w:fill="FFFFFF"/>
          <w:lang w:eastAsia="en-US"/>
        </w:rPr>
        <w:t xml:space="preserve">and used either a Supervised Learning </w:t>
      </w:r>
      <w:r w:rsidRPr="1A39F916" w:rsidR="481C0B15">
        <w:rPr>
          <w:rFonts w:ascii="Times" w:hAnsi="Times" w:eastAsia="Times" w:cs="Times"/>
          <w:color w:val="000000"/>
          <w:shd w:val="clear" w:color="auto" w:fill="FFFFFF"/>
          <w:lang w:eastAsia="en-US"/>
        </w:rPr>
        <w:t>design or</w:t>
      </w:r>
      <w:r w:rsidRPr="1A39F916" w:rsidR="009E3BCF">
        <w:rPr>
          <w:rFonts w:ascii="Times" w:hAnsi="Times" w:eastAsia="Times" w:cs="Times"/>
          <w:color w:val="000000"/>
          <w:shd w:val="clear" w:color="auto" w:fill="FFFFFF"/>
          <w:lang w:eastAsia="en-US"/>
        </w:rPr>
        <w:t xml:space="preserve"> a combination of unsupervised and supervised </w:t>
      </w:r>
      <w:r w:rsidRPr="1A39F916" w:rsidR="38437A0A">
        <w:rPr>
          <w:rFonts w:ascii="Times" w:hAnsi="Times" w:eastAsia="Times" w:cs="Times"/>
          <w:color w:val="000000" w:themeColor="text1"/>
          <w:lang w:eastAsia="en-US"/>
        </w:rPr>
        <w:t>(</w:t>
      </w:r>
      <w:r w:rsidRPr="1A39F916" w:rsidR="03E74066">
        <w:rPr>
          <w:rFonts w:ascii="Times" w:hAnsi="Times" w:eastAsia="Times" w:cs="Times"/>
          <w:color w:val="000000" w:themeColor="text1"/>
          <w:sz w:val="18"/>
          <w:szCs w:val="18"/>
          <w:lang w:eastAsia="en-US"/>
        </w:rPr>
        <w:t>Bauder</w:t>
      </w:r>
      <w:r w:rsidRPr="1A39F916" w:rsidR="03E74066">
        <w:rPr>
          <w:rFonts w:ascii="Times" w:hAnsi="Times" w:eastAsia="Times" w:cs="Times"/>
          <w:color w:val="000000" w:themeColor="text1"/>
          <w:sz w:val="18"/>
          <w:szCs w:val="18"/>
          <w:lang w:eastAsia="en-US"/>
        </w:rPr>
        <w:t xml:space="preserve">, Rosa &amp; </w:t>
      </w:r>
      <w:r w:rsidRPr="1A39F916" w:rsidR="03E74066">
        <w:rPr>
          <w:rFonts w:ascii="Times" w:hAnsi="Times" w:eastAsia="Times" w:cs="Times"/>
          <w:color w:val="000000" w:themeColor="text1"/>
          <w:sz w:val="18"/>
          <w:szCs w:val="18"/>
          <w:lang w:eastAsia="en-US"/>
        </w:rPr>
        <w:t>Khoshgoftaar</w:t>
      </w:r>
      <w:r w:rsidRPr="1A39F916" w:rsidR="03E74066">
        <w:rPr>
          <w:rFonts w:ascii="Times" w:hAnsi="Times" w:eastAsia="Times" w:cs="Times"/>
          <w:color w:val="000000" w:themeColor="text1"/>
          <w:sz w:val="18"/>
          <w:szCs w:val="18"/>
          <w:lang w:eastAsia="en-US"/>
        </w:rPr>
        <w:t xml:space="preserve"> 2018 p.</w:t>
      </w:r>
      <w:r w:rsidRPr="1A39F916" w:rsidR="44636A83">
        <w:rPr>
          <w:rFonts w:ascii="Times" w:hAnsi="Times" w:eastAsia="Times" w:cs="Times"/>
          <w:color w:val="000000" w:themeColor="text1"/>
          <w:sz w:val="18"/>
          <w:szCs w:val="18"/>
          <w:lang w:eastAsia="en-US"/>
        </w:rPr>
        <w:t xml:space="preserve"> 288</w:t>
      </w:r>
      <w:r w:rsidRPr="1A39F916" w:rsidR="79C30B3A">
        <w:rPr>
          <w:rFonts w:ascii="Times" w:hAnsi="Times" w:eastAsia="Times" w:cs="Times"/>
          <w:color w:val="000000"/>
          <w:sz w:val="18"/>
          <w:szCs w:val="18"/>
          <w:shd w:val="clear" w:color="auto" w:fill="FFFFFF"/>
          <w:lang w:eastAsia="en-US"/>
        </w:rPr>
        <w:t>)</w:t>
      </w:r>
      <w:r w:rsidRPr="1A39F916" w:rsidR="114FF22C">
        <w:rPr>
          <w:rFonts w:ascii="Times" w:hAnsi="Times" w:eastAsia="Times" w:cs="Times"/>
          <w:color w:val="000000"/>
          <w:sz w:val="18"/>
          <w:szCs w:val="18"/>
          <w:shd w:val="clear" w:color="auto" w:fill="FFFFFF"/>
          <w:lang w:eastAsia="en-US"/>
        </w:rPr>
        <w:t xml:space="preserve"> (</w:t>
      </w:r>
      <w:r w:rsidRPr="1A39F916" w:rsidR="114FF22C">
        <w:rPr>
          <w:rFonts w:ascii="Times" w:hAnsi="Times" w:eastAsia="Times" w:cs="Times"/>
          <w:color w:val="000000" w:themeColor="text1"/>
          <w:sz w:val="18"/>
          <w:szCs w:val="18"/>
          <w:lang w:eastAsia="en-US"/>
        </w:rPr>
        <w:t xml:space="preserve">Meyers 2017 p. </w:t>
      </w:r>
      <w:r w:rsidRPr="1A39F916" w:rsidR="716FD9C1">
        <w:rPr>
          <w:rFonts w:ascii="Times" w:hAnsi="Times" w:eastAsia="Times" w:cs="Times"/>
          <w:color w:val="000000" w:themeColor="text1"/>
          <w:sz w:val="18"/>
          <w:szCs w:val="18"/>
          <w:lang w:eastAsia="en-US"/>
        </w:rPr>
        <w:t>251</w:t>
      </w:r>
      <w:r w:rsidRPr="1A39F916" w:rsidR="114FF22C">
        <w:rPr>
          <w:rFonts w:ascii="Times" w:hAnsi="Times" w:eastAsia="Times" w:cs="Times"/>
          <w:color w:val="000000" w:themeColor="text1"/>
          <w:sz w:val="18"/>
          <w:szCs w:val="18"/>
          <w:lang w:eastAsia="en-US"/>
        </w:rPr>
        <w:t xml:space="preserve">) </w:t>
      </w:r>
      <w:r w:rsidRPr="1A39F916" w:rsidR="009E3BCF">
        <w:rPr>
          <w:rFonts w:ascii="Times" w:hAnsi="Times" w:eastAsia="Times" w:cs="Times"/>
          <w:color w:val="000000" w:themeColor="text1"/>
          <w:lang w:eastAsia="en-US"/>
        </w:rPr>
        <w:t>Our design will follow the latter. There have also been studies directed at specific portions of Medicare/Medicaid such as dental, otolaryngology</w:t>
      </w:r>
      <w:r w:rsidRPr="1A39F916" w:rsidR="7C227E38">
        <w:rPr>
          <w:rFonts w:ascii="Times" w:hAnsi="Times" w:eastAsia="Times" w:cs="Times"/>
          <w:color w:val="000000" w:themeColor="text1"/>
          <w:lang w:eastAsia="en-US"/>
        </w:rPr>
        <w:t xml:space="preserve"> (</w:t>
      </w:r>
      <w:r w:rsidRPr="1A39F916" w:rsidR="7C227E38">
        <w:rPr>
          <w:rFonts w:ascii="Times" w:hAnsi="Times" w:eastAsia="Times" w:cs="Times"/>
          <w:color w:val="000000"/>
          <w:sz w:val="18"/>
          <w:szCs w:val="18"/>
          <w:shd w:val="clear" w:color="auto" w:fill="FFFFFF"/>
          <w:lang w:eastAsia="en-US"/>
        </w:rPr>
        <w:t>Ekina</w:t>
      </w:r>
      <w:r w:rsidRPr="1A39F916" w:rsidR="7C227E38">
        <w:rPr>
          <w:rFonts w:ascii="Times" w:hAnsi="Times" w:eastAsia="Times" w:cs="Times"/>
          <w:color w:val="000000"/>
          <w:sz w:val="18"/>
          <w:szCs w:val="18"/>
          <w:shd w:val="clear" w:color="auto" w:fill="FFFFFF"/>
          <w:lang w:eastAsia="en-US"/>
        </w:rPr>
        <w:t xml:space="preserve">, Leva, Ruggeri &amp; </w:t>
      </w:r>
      <w:r w:rsidRPr="1A39F916" w:rsidR="7C227E38">
        <w:rPr>
          <w:rFonts w:ascii="Times" w:hAnsi="Times" w:eastAsia="Times" w:cs="Times"/>
          <w:color w:val="000000"/>
          <w:sz w:val="18"/>
          <w:szCs w:val="18"/>
          <w:shd w:val="clear" w:color="auto" w:fill="FFFFFF"/>
          <w:lang w:eastAsia="en-US"/>
        </w:rPr>
        <w:t>Soyer</w:t>
      </w:r>
      <w:r w:rsidRPr="1A39F916" w:rsidR="7C227E38">
        <w:rPr>
          <w:rFonts w:ascii="Times" w:hAnsi="Times" w:eastAsia="Times" w:cs="Times"/>
          <w:color w:val="000000"/>
          <w:sz w:val="18"/>
          <w:szCs w:val="18"/>
          <w:shd w:val="clear" w:color="auto" w:fill="FFFFFF"/>
          <w:lang w:eastAsia="en-US"/>
        </w:rPr>
        <w:t xml:space="preserve"> 2013 p. 151) </w:t>
      </w:r>
      <w:r w:rsidRPr="1A39F916" w:rsidR="009E3BCF">
        <w:rPr>
          <w:rFonts w:ascii="Times" w:hAnsi="Times" w:eastAsia="Times" w:cs="Times"/>
          <w:color w:val="000000" w:themeColor="text1"/>
          <w:lang w:eastAsia="en-US"/>
        </w:rPr>
        <w:t xml:space="preserve">and dermatology </w:t>
      </w:r>
      <w:r w:rsidRPr="1A39F916" w:rsidR="1FAEB9B6">
        <w:rPr>
          <w:rFonts w:ascii="Times" w:hAnsi="Times" w:eastAsia="Times" w:cs="Times"/>
          <w:color w:val="000000" w:themeColor="text1"/>
          <w:sz w:val="18"/>
          <w:szCs w:val="18"/>
          <w:lang w:eastAsia="en-US"/>
        </w:rPr>
        <w:t>(</w:t>
      </w:r>
      <w:r w:rsidRPr="1A39F916" w:rsidR="1FAEB9B6">
        <w:rPr>
          <w:rFonts w:ascii="Times" w:hAnsi="Times" w:eastAsia="Times" w:cs="Times"/>
          <w:color w:val="000000"/>
          <w:sz w:val="18"/>
          <w:szCs w:val="18"/>
          <w:shd w:val="clear" w:color="auto" w:fill="FFFFFF"/>
          <w:lang w:eastAsia="en-US"/>
        </w:rPr>
        <w:t xml:space="preserve">Gordon &amp; Siegel 2020 p. 1)</w:t>
      </w:r>
      <w:ins w:author="Olanipekun, Babatunde" w:date="2021-12-04T17:15:46.166Z" w:id="1361702904">
        <w:r w:rsidRPr="1A39F916" w:rsidR="46721343">
          <w:rPr>
            <w:rFonts w:ascii="Times" w:hAnsi="Times" w:eastAsia="Times" w:cs="Times"/>
            <w:color w:val="000000" w:themeColor="text1" w:themeTint="FF" w:themeShade="FF"/>
            <w:sz w:val="18"/>
            <w:szCs w:val="18"/>
            <w:lang w:eastAsia="en-US"/>
          </w:rPr>
          <w:t xml:space="preserve">. </w:t>
        </w:r>
      </w:ins>
      <w:del w:author="Olanipekun, Babatunde" w:date="2021-12-04T17:15:47.385Z" w:id="710541273">
        <w:r w:rsidRPr="1A39F916" w:rsidDel="007D4963">
          <w:rPr>
            <w:rFonts w:ascii="Times" w:hAnsi="Times" w:eastAsia="Times" w:cs="Times"/>
            <w:color w:val="000000" w:themeColor="text1" w:themeTint="FF" w:themeShade="FF"/>
            <w:sz w:val="18"/>
            <w:szCs w:val="18"/>
            <w:lang w:eastAsia="en-US"/>
          </w:rPr>
          <w:delText xml:space="preserve"> </w:delText>
        </w:r>
      </w:del>
      <w:r w:rsidRPr="1A39F916" w:rsidR="009E3BCF">
        <w:rPr>
          <w:rFonts w:ascii="Times" w:hAnsi="Times" w:eastAsia="Times" w:cs="Times"/>
          <w:color w:val="000000" w:themeColor="text1"/>
          <w:lang w:eastAsia="en-US"/>
        </w:rPr>
        <w:t>The use of a single year is generally due to the size of the data</w:t>
      </w:r>
      <w:ins w:author="Olanipekun, Babatunde" w:date="2021-12-04T17:16:02.655Z" w:id="1765363143">
        <w:r w:rsidRPr="1A39F916" w:rsidR="5F5FD97E">
          <w:rPr>
            <w:rFonts w:ascii="Times" w:hAnsi="Times" w:eastAsia="Times" w:cs="Times"/>
            <w:color w:val="000000" w:themeColor="text1" w:themeTint="FF" w:themeShade="FF"/>
            <w:lang w:eastAsia="en-US"/>
          </w:rPr>
          <w:t xml:space="preserve">, given that </w:t>
        </w:r>
      </w:ins>
      <w:del w:author="Olanipekun, Babatunde" w:date="2021-12-04T17:16:03.972Z" w:id="641041574">
        <w:r w:rsidRPr="1A39F916" w:rsidDel="007D4963">
          <w:rPr>
            <w:rFonts w:ascii="Times" w:hAnsi="Times" w:eastAsia="Times" w:cs="Times"/>
            <w:color w:val="000000" w:themeColor="text1" w:themeTint="FF" w:themeShade="FF"/>
            <w:lang w:eastAsia="en-US"/>
          </w:rPr>
          <w:delText>.</w:delText>
        </w:r>
      </w:del>
      <w:del w:author="Olanipekun, Babatunde" w:date="2021-12-04T17:15:58.734Z" w:id="2146070939">
        <w:r w:rsidRPr="1A39F916" w:rsidDel="007D4963">
          <w:rPr>
            <w:rFonts w:ascii="Times" w:hAnsi="Times" w:eastAsia="Times" w:cs="Times"/>
            <w:color w:val="000000" w:themeColor="text1" w:themeTint="FF" w:themeShade="FF"/>
            <w:lang w:eastAsia="en-US"/>
          </w:rPr>
          <w:delText xml:space="preserve"> </w:delText>
        </w:r>
      </w:del>
      <w:del w:author="Olanipekun, Babatunde" w:date="2021-12-04T17:16:04.457Z" w:id="1523207095">
        <w:r w:rsidRPr="1A39F916" w:rsidDel="007D4963">
          <w:rPr>
            <w:rFonts w:ascii="Times" w:hAnsi="Times" w:eastAsia="Times" w:cs="Times"/>
            <w:color w:val="000000" w:themeColor="text1" w:themeTint="FF" w:themeShade="FF"/>
            <w:lang w:eastAsia="en-US"/>
          </w:rPr>
          <w:delText>A</w:delText>
        </w:r>
      </w:del>
      <w:ins w:author="Olanipekun, Babatunde" w:date="2021-12-04T17:16:05.315Z" w:id="1471879240">
        <w:r w:rsidRPr="1A39F916" w:rsidR="51E484AA">
          <w:rPr>
            <w:rFonts w:ascii="Times" w:hAnsi="Times" w:eastAsia="Times" w:cs="Times"/>
            <w:color w:val="000000" w:themeColor="text1" w:themeTint="FF" w:themeShade="FF"/>
            <w:lang w:eastAsia="en-US"/>
          </w:rPr>
          <w:t>a</w:t>
        </w:r>
      </w:ins>
      <w:r w:rsidRPr="1A39F916" w:rsidR="009E3BCF">
        <w:rPr>
          <w:rFonts w:ascii="Times" w:hAnsi="Times" w:eastAsia="Times" w:cs="Times"/>
          <w:color w:val="000000" w:themeColor="text1"/>
          <w:lang w:eastAsia="en-US"/>
        </w:rPr>
        <w:t xml:space="preserve"> single year’s Medicare Provider Utilization and Payment Data for Part B is around 10 million records, 29 columns, and about 3 GB of memory by itself.</w:t>
      </w:r>
    </w:p>
    <w:p w:rsidR="00AB3C33" w:rsidP="63CA9616" w:rsidRDefault="007D4963" w14:paraId="7E5E05FA" w14:textId="47211770">
      <w:pPr>
        <w:pStyle w:val="p1a"/>
        <w:rPr>
          <w:rFonts w:ascii="Times New Roman" w:hAnsi="Times New Roman" w:eastAsia="Times New Roman"/>
          <w:color w:val="000000"/>
          <w:highlight w:val="yellow"/>
          <w:shd w:val="clear" w:color="auto" w:fill="FFFFFF"/>
          <w:lang w:eastAsia="en-US"/>
        </w:rPr>
      </w:pPr>
      <w:r w:rsidRPr="1A39F916" w:rsidR="36B30240">
        <w:rPr>
          <w:rFonts w:ascii="Times" w:hAnsi="Times" w:eastAsia="Times" w:cs="Times"/>
          <w:color w:val="000000"/>
          <w:shd w:val="clear" w:color="auto" w:fill="FFFFFF"/>
          <w:lang w:eastAsia="en-US"/>
        </w:rPr>
        <w:t xml:space="preserve">  </w:t>
      </w:r>
      <w:commentRangeStart w:id="196"/>
      <w:r w:rsidRPr="1A39F916" w:rsidR="36B30240">
        <w:rPr>
          <w:rFonts w:ascii="Times" w:hAnsi="Times" w:eastAsia="Times" w:cs="Times"/>
          <w:color w:val="000000"/>
          <w:shd w:val="clear" w:color="auto" w:fill="FFFFFF"/>
          <w:lang w:eastAsia="en-US"/>
        </w:rPr>
        <w:t xml:space="preserve"> </w:t>
      </w:r>
      <w:r w:rsidRPr="1A39F916" w:rsidR="7C1BF97A">
        <w:rPr>
          <w:rFonts w:ascii="Times" w:hAnsi="Times" w:eastAsia="Times" w:cs="Times"/>
          <w:color w:val="000000"/>
          <w:shd w:val="clear" w:color="auto" w:fill="FFFFFF"/>
          <w:lang w:eastAsia="en-US"/>
        </w:rPr>
        <w:t>An issue with the current data is proper class balance</w:t>
      </w:r>
      <w:ins w:author="Olanipekun, Babatunde" w:date="2021-12-04T17:17:53.482Z" w:id="353415968">
        <w:r w:rsidRPr="1A39F916" w:rsidR="608B9300">
          <w:rPr>
            <w:rFonts w:ascii="Times" w:hAnsi="Times" w:eastAsia="Times" w:cs="Times"/>
            <w:color w:val="000000" w:themeColor="text1" w:themeTint="FF" w:themeShade="FF"/>
            <w:lang w:eastAsia="en-US"/>
          </w:rPr>
          <w:t xml:space="preserve"> in distribution of the </w:t>
        </w:r>
      </w:ins>
      <w:ins w:author="Olanipekun, Babatunde" w:date="2021-12-04T17:18:19.994Z" w:id="1697754649">
        <w:r w:rsidRPr="1A39F916" w:rsidR="608B9300">
          <w:rPr>
            <w:rFonts w:ascii="Times" w:hAnsi="Times" w:eastAsia="Times" w:cs="Times"/>
            <w:color w:val="000000" w:themeColor="text1" w:themeTint="FF" w:themeShade="FF"/>
            <w:lang w:eastAsia="en-US"/>
          </w:rPr>
          <w:t xml:space="preserve">target classes. </w:t>
        </w:r>
      </w:ins>
      <w:del w:author="Olanipekun, Babatunde" w:date="2021-12-04T17:18:20.725Z" w:id="1506957940">
        <w:r w:rsidRPr="1A39F916" w:rsidDel="007D4963">
          <w:rPr>
            <w:rFonts w:ascii="Times" w:hAnsi="Times" w:eastAsia="Times" w:cs="Times"/>
            <w:color w:val="000000" w:themeColor="text1" w:themeTint="FF" w:themeShade="FF"/>
            <w:lang w:eastAsia="en-US"/>
          </w:rPr>
          <w:delText xml:space="preserve">, </w:delText>
        </w:r>
      </w:del>
      <w:ins w:author="Olanipekun, Babatunde" w:date="2021-12-04T17:18:33.994Z" w:id="1493438989">
        <w:r w:rsidRPr="1A39F916" w:rsidR="7D7EA33F">
          <w:rPr>
            <w:rFonts w:ascii="Times" w:hAnsi="Times" w:eastAsia="Times" w:cs="Times"/>
            <w:color w:val="000000" w:themeColor="text1" w:themeTint="FF" w:themeShade="FF"/>
            <w:lang w:eastAsia="en-US"/>
          </w:rPr>
          <w:t>This was an issue in</w:t>
        </w:r>
      </w:ins>
      <w:del w:author="Olanipekun, Babatunde" w:date="2021-12-04T17:18:36.387Z" w:id="165483341">
        <w:r w:rsidRPr="1A39F916" w:rsidDel="007D4963">
          <w:rPr>
            <w:rFonts w:ascii="Times" w:hAnsi="Times" w:eastAsia="Times" w:cs="Times"/>
            <w:color w:val="000000" w:themeColor="text1" w:themeTint="FF" w:themeShade="FF"/>
            <w:lang w:eastAsia="en-US"/>
          </w:rPr>
          <w:delText>th</w:delText>
        </w:r>
        <w:r w:rsidRPr="1A39F916" w:rsidDel="007D4963">
          <w:rPr>
            <w:rFonts w:ascii="Times" w:hAnsi="Times" w:eastAsia="Times" w:cs="Times"/>
            <w:color w:val="000000" w:themeColor="text1" w:themeTint="FF" w:themeShade="FF"/>
            <w:lang w:eastAsia="en-US"/>
          </w:rPr>
          <w:delText>is impacted</w:delText>
        </w:r>
      </w:del>
      <w:del w:author="Goodwin, Ben" w:date="2021-11-22T15:21:00Z" w:id="842111607">
        <w:r w:rsidRPr="1A39F916" w:rsidDel="007D4963">
          <w:rPr>
            <w:rFonts w:ascii="Times" w:hAnsi="Times" w:eastAsia="Times" w:cs="Times"/>
            <w:color w:val="000000" w:themeColor="text1" w:themeTint="FF" w:themeShade="FF"/>
            <w:lang w:eastAsia="en-US"/>
          </w:rPr>
          <w:delText xml:space="preserve">Class Imbalance – </w:delText>
        </w:r>
      </w:del>
      <w:commentRangeEnd w:id="196"/>
      <w:r>
        <w:rPr>
          <w:rStyle w:val="CommentReference"/>
        </w:rPr>
        <w:commentReference w:id="196"/>
      </w:r>
      <w:ins w:author="Goodwin, Ben" w:date="2021-11-22T15:21:00Z" w:id="1688238531">
        <w:r w:rsidRPr="1A39F916" w:rsidR="7C1BF97A">
          <w:rPr>
            <w:rFonts w:ascii="Times" w:hAnsi="Times" w:eastAsia="Times" w:cs="Times"/>
            <w:color w:val="000000" w:themeColor="text1" w:themeTint="FF" w:themeShade="FF"/>
            <w:lang w:eastAsia="en-US"/>
          </w:rPr>
          <w:t xml:space="preserve"> </w:t>
        </w:r>
        <w:r w:rsidRPr="1A39F916" w:rsidR="7C1BF97A">
          <w:rPr>
            <w:rFonts w:ascii="Times" w:hAnsi="Times" w:eastAsia="Times" w:cs="Times"/>
            <w:color w:val="000000" w:themeColor="text1" w:themeTint="FF" w:themeShade="FF"/>
            <w:lang w:eastAsia="en-US"/>
          </w:rPr>
          <w:t>a</w:t>
        </w:r>
      </w:ins>
      <w:r w:rsidRPr="1A39F916" w:rsidR="2957DC01">
        <w:rPr>
          <w:rFonts w:ascii="Times" w:hAnsi="Times" w:eastAsia="Times" w:cs="Times"/>
          <w:color w:val="000000"/>
          <w:shd w:val="clear" w:color="auto" w:fill="FFFFFF"/>
          <w:lang w:eastAsia="en-US"/>
        </w:rPr>
        <w:t>ll of</w:t>
      </w:r>
      <w:proofErr w:type="gramEnd"/>
      <w:r w:rsidRPr="1A39F916" w:rsidR="2957DC01">
        <w:rPr>
          <w:rFonts w:ascii="Times" w:hAnsi="Times" w:eastAsia="Times" w:cs="Times"/>
          <w:color w:val="000000"/>
          <w:shd w:val="clear" w:color="auto" w:fill="FFFFFF"/>
          <w:lang w:eastAsia="en-US"/>
        </w:rPr>
        <w:t xml:space="preserve"> the studies </w:t>
      </w:r>
      <w:ins w:author="Olanipekun, Babatunde" w:date="2021-12-04T17:18:43.318Z" w:id="227555180">
        <w:r w:rsidRPr="1A39F916" w:rsidR="21C75F43">
          <w:rPr>
            <w:rFonts w:ascii="Times" w:hAnsi="Times" w:eastAsia="Times" w:cs="Times"/>
            <w:color w:val="000000" w:themeColor="text1" w:themeTint="FF" w:themeShade="FF"/>
            <w:lang w:eastAsia="en-US"/>
          </w:rPr>
          <w:t>that used</w:t>
        </w:r>
      </w:ins>
      <w:del w:author="Olanipekun, Babatunde" w:date="2021-12-04T17:18:45.189Z" w:id="856653534">
        <w:r w:rsidRPr="1A39F916" w:rsidDel="007D4963">
          <w:rPr>
            <w:rFonts w:ascii="Times" w:hAnsi="Times" w:eastAsia="Times" w:cs="Times"/>
            <w:color w:val="000000" w:themeColor="text1" w:themeTint="FF" w:themeShade="FF"/>
            <w:lang w:eastAsia="en-US"/>
          </w:rPr>
          <w:delText>using</w:delText>
        </w:r>
      </w:del>
      <w:r w:rsidRPr="1A39F916" w:rsidR="2957DC01">
        <w:rPr>
          <w:rFonts w:ascii="Times" w:hAnsi="Times" w:eastAsia="Times" w:cs="Times"/>
          <w:color w:val="000000"/>
          <w:shd w:val="clear" w:color="auto" w:fill="FFFFFF"/>
          <w:lang w:eastAsia="en-US"/>
        </w:rPr>
        <w:t xml:space="preserve"> supervised methods</w:t>
      </w:r>
      <w:del w:author="Goodwin, Ben" w:date="2021-11-22T15:22:00Z" w:id="709841825">
        <w:r w:rsidRPr="1A39F916" w:rsidDel="007D4963">
          <w:rPr>
            <w:rFonts w:ascii="Times" w:hAnsi="Times" w:eastAsia="Times" w:cs="Times"/>
            <w:color w:val="000000" w:themeColor="text1" w:themeTint="FF" w:themeShade="FF"/>
            <w:lang w:eastAsia="en-US"/>
          </w:rPr>
          <w:delText xml:space="preserve"> must deal with significant class imbalance</w:delText>
        </w:r>
      </w:del>
      <w:r w:rsidRPr="1A39F916" w:rsidR="2957DC01">
        <w:rPr>
          <w:rFonts w:ascii="Times" w:hAnsi="Times" w:eastAsia="Times" w:cs="Times"/>
          <w:color w:val="000000"/>
          <w:shd w:val="clear" w:color="auto" w:fill="FFFFFF"/>
          <w:lang w:eastAsia="en-US"/>
        </w:rPr>
        <w:t xml:space="preserve">. </w:t>
      </w:r>
      <w:r>
        <w:rPr>
          <w:rStyle w:val="CommentReference"/>
        </w:rPr>
      </w:r>
      <w:ins w:author="Olanipekun, Babatunde" w:date="2021-12-04T17:16:43.722Z" w:id="1575875520">
        <w:r w:rsidRPr="1A39F916" w:rsidR="722A98C2">
          <w:rPr>
            <w:rFonts w:ascii="Times" w:hAnsi="Times" w:eastAsia="Times" w:cs="Times"/>
            <w:color w:val="000000" w:themeColor="text1" w:themeTint="FF" w:themeShade="FF"/>
            <w:lang w:eastAsia="en-US"/>
          </w:rPr>
          <w:t xml:space="preserve">Such severe </w:t>
        </w:r>
      </w:ins>
      <w:del w:author="Olanipekun, Babatunde" w:date="2021-12-04T17:16:56.453Z" w:id="1343908981">
        <w:r w:rsidRPr="1A39F916" w:rsidDel="007D4963">
          <w:rPr>
            <w:rFonts w:ascii="Times" w:hAnsi="Times" w:eastAsia="Times" w:cs="Times"/>
            <w:color w:val="000000" w:themeColor="text1" w:themeTint="FF" w:themeShade="FF"/>
            <w:lang w:eastAsia="en-US"/>
          </w:rPr>
          <w:delText>I</w:delText>
        </w:r>
      </w:del>
      <w:ins w:author="Olanipekun, Babatunde" w:date="2021-12-04T17:16:45.092Z" w:id="1345161419">
        <w:r w:rsidRPr="1A39F916" w:rsidR="1D3C5CBA">
          <w:rPr>
            <w:rFonts w:ascii="Times" w:hAnsi="Times" w:eastAsia="Times" w:cs="Times"/>
            <w:color w:val="000000" w:themeColor="text1" w:themeTint="FF" w:themeShade="FF"/>
            <w:lang w:eastAsia="en-US"/>
          </w:rPr>
          <w:t>i</w:t>
        </w:r>
      </w:ins>
      <w:r w:rsidRPr="1A39F916" w:rsidR="2957DC01">
        <w:rPr>
          <w:rFonts w:ascii="Times" w:hAnsi="Times" w:eastAsia="Times" w:cs="Times"/>
          <w:color w:val="000000"/>
          <w:shd w:val="clear" w:color="auto" w:fill="FFFFFF"/>
          <w:lang w:eastAsia="en-US"/>
        </w:rPr>
        <w:t xml:space="preserve">mbalance </w:t>
      </w:r>
      <w:del w:author="Olanipekun, Babatunde" w:date="2021-12-04T17:17:03.235Z" w:id="92718099">
        <w:r w:rsidRPr="1A39F916" w:rsidDel="007D4963">
          <w:rPr>
            <w:rFonts w:ascii="Times" w:hAnsi="Times" w:eastAsia="Times" w:cs="Times"/>
            <w:color w:val="000000" w:themeColor="text1" w:themeTint="FF" w:themeShade="FF"/>
            <w:lang w:eastAsia="en-US"/>
          </w:rPr>
          <w:delText xml:space="preserve">so severe </w:delText>
        </w:r>
      </w:del>
      <w:r w:rsidRPr="1A39F916" w:rsidR="2957DC01">
        <w:rPr>
          <w:rFonts w:ascii="Times" w:hAnsi="Times" w:eastAsia="Times" w:cs="Times"/>
          <w:color w:val="000000"/>
          <w:shd w:val="clear" w:color="auto" w:fill="FFFFFF"/>
          <w:lang w:eastAsia="en-US"/>
        </w:rPr>
        <w:t xml:space="preserve">requires careful data adjustments to somehow increase the representation of the minority class, in this case fraudulent activity. </w:t>
      </w:r>
      <w:r w:rsidRPr="1A39F916" w:rsidR="7B19C00B">
        <w:rPr>
          <w:rFonts w:ascii="Times" w:hAnsi="Times" w:eastAsia="Times" w:cs="Times"/>
          <w:color w:val="000000"/>
          <w:shd w:val="clear" w:color="auto" w:fill="FFFFFF"/>
          <w:lang w:eastAsia="en-US"/>
        </w:rPr>
        <w:t>This</w:t>
      </w:r>
      <w:r w:rsidRPr="1A39F916" w:rsidR="2957DC01">
        <w:rPr>
          <w:rFonts w:ascii="Times" w:hAnsi="Times" w:eastAsia="Times" w:cs="Times"/>
          <w:color w:val="000000"/>
          <w:shd w:val="clear" w:color="auto" w:fill="FFFFFF"/>
          <w:lang w:eastAsia="en-US"/>
        </w:rPr>
        <w:t xml:space="preserve"> means some type of special sampling method. </w:t>
      </w:r>
      <w:r w:rsidRPr="1A39F916" w:rsidR="2957DC01">
        <w:rPr>
          <w:rFonts w:ascii="Times" w:hAnsi="Times" w:eastAsia="Times" w:cs="Times"/>
          <w:color w:val="000000"/>
          <w:shd w:val="clear" w:color="auto" w:fill="FFFFFF"/>
          <w:lang w:eastAsia="en-US"/>
        </w:rPr>
        <w:t>Bauder</w:t>
      </w:r>
      <w:r w:rsidRPr="1A39F916" w:rsidR="2957DC01">
        <w:rPr>
          <w:rFonts w:ascii="Times" w:hAnsi="Times" w:eastAsia="Times" w:cs="Times"/>
          <w:color w:val="000000"/>
          <w:shd w:val="clear" w:color="auto" w:fill="FFFFFF"/>
          <w:lang w:eastAsia="en-US"/>
        </w:rPr>
        <w:t xml:space="preserve"> et al</w:t>
      </w:r>
      <w:ins w:author="Olanipekun, Babatunde" w:date="2021-12-04T17:20:54.311Z" w:id="1153283283">
        <w:r w:rsidRPr="1A39F916" w:rsidR="36D300FA">
          <w:rPr>
            <w:rFonts w:ascii="Times" w:hAnsi="Times" w:eastAsia="Times" w:cs="Times"/>
            <w:color w:val="000000" w:themeColor="text1" w:themeTint="FF" w:themeShade="FF"/>
            <w:lang w:eastAsia="en-US"/>
          </w:rPr>
          <w:t>.</w:t>
        </w:r>
      </w:ins>
      <w:ins w:author="Olanipekun, Babatunde" w:date="2021-12-04T17:22:17.697Z" w:id="836611491">
        <w:r w:rsidRPr="1A39F916" w:rsidR="3B074D7C">
          <w:rPr>
            <w:rFonts w:ascii="Times" w:hAnsi="Times" w:eastAsia="Times" w:cs="Times"/>
            <w:color w:val="000000" w:themeColor="text1" w:themeTint="FF" w:themeShade="FF"/>
            <w:lang w:eastAsia="en-US"/>
          </w:rPr>
          <w:t xml:space="preserve"> (2018)</w:t>
        </w:r>
      </w:ins>
      <w:r w:rsidRPr="1A39F916" w:rsidR="2957DC01">
        <w:rPr>
          <w:rFonts w:ascii="Times" w:hAnsi="Times" w:eastAsia="Times" w:cs="Times"/>
          <w:color w:val="000000"/>
          <w:shd w:val="clear" w:color="auto" w:fill="FFFFFF"/>
          <w:lang w:eastAsia="en-US"/>
        </w:rPr>
        <w:t xml:space="preserve"> indicated that random </w:t>
      </w:r>
      <w:r w:rsidRPr="1A39F916" w:rsidR="3A92FE20">
        <w:rPr>
          <w:rFonts w:ascii="Times" w:hAnsi="Times" w:eastAsia="Times" w:cs="Times"/>
          <w:color w:val="000000"/>
          <w:shd w:val="clear" w:color="auto" w:fill="FFFFFF"/>
          <w:lang w:eastAsia="en-US"/>
        </w:rPr>
        <w:t>under sampling</w:t>
      </w:r>
      <w:r w:rsidRPr="1A39F916" w:rsidR="2957DC01">
        <w:rPr>
          <w:rFonts w:ascii="Times" w:hAnsi="Times" w:eastAsia="Times" w:cs="Times"/>
          <w:color w:val="000000"/>
          <w:shd w:val="clear" w:color="auto" w:fill="FFFFFF"/>
          <w:lang w:eastAsia="en-US"/>
        </w:rPr>
        <w:t xml:space="preserve"> provided the best results followed by SMOTE (Synthetic Minority Oversampling </w:t>
      </w:r>
      <w:r w:rsidRPr="1A39F916" w:rsidR="4672BB3F">
        <w:rPr>
          <w:rFonts w:ascii="Times" w:hAnsi="Times" w:eastAsia="Times" w:cs="Times"/>
          <w:color w:val="000000"/>
          <w:shd w:val="clear" w:color="auto" w:fill="FFFFFF"/>
          <w:lang w:eastAsia="en-US"/>
        </w:rPr>
        <w:t>Technique</w:t>
      </w:r>
      <w:r w:rsidRPr="1A39F916" w:rsidR="2957DC01">
        <w:rPr>
          <w:rFonts w:ascii="Times" w:hAnsi="Times" w:eastAsia="Times" w:cs="Times"/>
          <w:color w:val="000000"/>
          <w:shd w:val="clear" w:color="auto" w:fill="FFFFFF"/>
          <w:lang w:eastAsia="en-US"/>
        </w:rPr>
        <w:t xml:space="preserve">) </w:t>
      </w:r>
      <w:r w:rsidRPr="1A39F916" w:rsidR="7082A864">
        <w:rPr>
          <w:rFonts w:ascii="Times" w:hAnsi="Times" w:eastAsia="Times" w:cs="Times"/>
          <w:color w:val="000000"/>
          <w:shd w:val="clear" w:color="auto" w:fill="FFFFFF"/>
          <w:lang w:eastAsia="en-US"/>
        </w:rPr>
        <w:t>(</w:t>
      </w:r>
      <w:r w:rsidRPr="1A39F916" w:rsidR="7082A864">
        <w:rPr>
          <w:rFonts w:ascii="Times" w:hAnsi="Times" w:eastAsia="Times" w:cs="Times"/>
          <w:color w:val="000000" w:themeColor="text1"/>
          <w:sz w:val="18"/>
          <w:szCs w:val="18"/>
          <w:lang w:eastAsia="en-US"/>
        </w:rPr>
        <w:t>Bauder</w:t>
      </w:r>
      <w:r w:rsidRPr="1A39F916" w:rsidR="7082A864">
        <w:rPr>
          <w:rFonts w:ascii="Times" w:hAnsi="Times" w:eastAsia="Times" w:cs="Times"/>
          <w:color w:val="000000" w:themeColor="text1"/>
          <w:sz w:val="18"/>
          <w:szCs w:val="18"/>
          <w:lang w:eastAsia="en-US"/>
        </w:rPr>
        <w:t xml:space="preserve"> &amp; </w:t>
      </w:r>
      <w:r w:rsidRPr="1A39F916" w:rsidR="7082A864">
        <w:rPr>
          <w:rFonts w:ascii="Times" w:hAnsi="Times" w:eastAsia="Times" w:cs="Times"/>
          <w:color w:val="000000" w:themeColor="text1"/>
          <w:sz w:val="18"/>
          <w:szCs w:val="18"/>
          <w:lang w:eastAsia="en-US"/>
        </w:rPr>
        <w:t>Khoshgoftaar</w:t>
      </w:r>
      <w:r w:rsidRPr="1A39F916" w:rsidR="7082A864">
        <w:rPr>
          <w:rFonts w:ascii="Times" w:hAnsi="Times" w:eastAsia="Times" w:cs="Times"/>
          <w:color w:val="000000" w:themeColor="text1"/>
          <w:sz w:val="18"/>
          <w:szCs w:val="18"/>
          <w:lang w:eastAsia="en-US"/>
        </w:rPr>
        <w:t xml:space="preserve"> 2018 p. 3). </w:t>
      </w:r>
      <w:r w:rsidRPr="1A39F916" w:rsidR="2957DC01">
        <w:rPr>
          <w:rFonts w:ascii="Times" w:hAnsi="Times" w:eastAsia="Times" w:cs="Times"/>
          <w:color w:val="000000"/>
          <w:shd w:val="clear" w:color="auto" w:fill="FFFFFF"/>
          <w:lang w:eastAsia="en-US"/>
        </w:rPr>
        <w:t>In random under sampling (RUS)</w:t>
      </w:r>
      <w:ins w:author="Cheun, Jacquelyn" w:date="2021-11-15T19:32:00Z" w:id="229459581">
        <w:r w:rsidRPr="1A39F916" w:rsidR="0B533A6D">
          <w:rPr>
            <w:rFonts w:ascii="Times" w:hAnsi="Times" w:eastAsia="Times" w:cs="Times"/>
            <w:color w:val="000000" w:themeColor="text1" w:themeTint="FF" w:themeShade="FF"/>
            <w:lang w:eastAsia="en-US"/>
          </w:rPr>
          <w:t>,</w:t>
        </w:r>
      </w:ins>
      <w:r w:rsidRPr="1A39F916" w:rsidR="2957DC01">
        <w:rPr>
          <w:rFonts w:ascii="Times" w:hAnsi="Times" w:eastAsia="Times" w:cs="Times"/>
          <w:color w:val="000000"/>
          <w:shd w:val="clear" w:color="auto" w:fill="FFFFFF"/>
          <w:lang w:eastAsia="en-US"/>
        </w:rPr>
        <w:t xml:space="preserve"> the algorithm throws out random events from the majority class, thereby increasing the representation of the fraudulent cases. In the case of SMOTE, a more advanced algorithm is used to create new minority class instances by first finding a minority class instance and its k nearest neighbors. Then a new instance is</w:t>
      </w:r>
      <w:r w:rsidRPr="009E3BCF" w:rsidR="2957DC01">
        <w:rPr>
          <w:rFonts w:ascii="Times New Roman" w:hAnsi="Times New Roman" w:eastAsia="Times New Roman"/>
          <w:color w:val="000000"/>
          <w:shd w:val="clear" w:color="auto" w:fill="FFFFFF"/>
          <w:lang w:eastAsia="en-US"/>
        </w:rPr>
        <w:t xml:space="preserve"> created by choosing a random neighbor and combining it with the original instance. In a further study by </w:t>
      </w:r>
      <w:r w:rsidRPr="009E3BCF" w:rsidR="2957DC01">
        <w:rPr>
          <w:rFonts w:ascii="Times New Roman" w:hAnsi="Times New Roman" w:eastAsia="Times New Roman"/>
          <w:color w:val="000000"/>
          <w:shd w:val="clear" w:color="auto" w:fill="FFFFFF"/>
          <w:lang w:eastAsia="en-US"/>
        </w:rPr>
        <w:t>Bauder</w:t>
      </w:r>
      <w:r w:rsidRPr="009E3BCF" w:rsidR="2957DC01">
        <w:rPr>
          <w:rFonts w:ascii="Times New Roman" w:hAnsi="Times New Roman" w:eastAsia="Times New Roman"/>
          <w:color w:val="000000"/>
          <w:shd w:val="clear" w:color="auto" w:fill="FFFFFF"/>
          <w:lang w:eastAsia="en-US"/>
        </w:rPr>
        <w:t xml:space="preserve"> and </w:t>
      </w:r>
      <w:r w:rsidRPr="009E3BCF" w:rsidR="2957DC01">
        <w:rPr>
          <w:rFonts w:ascii="Times New Roman" w:hAnsi="Times New Roman" w:eastAsia="Times New Roman"/>
          <w:color w:val="000000"/>
          <w:shd w:val="clear" w:color="auto" w:fill="FFFFFF"/>
          <w:lang w:eastAsia="en-US"/>
        </w:rPr>
        <w:t>Khoshgoftaar</w:t>
      </w:r>
      <w:r w:rsidRPr="009E3BCF" w:rsidR="2957DC01">
        <w:rPr>
          <w:rFonts w:ascii="Times New Roman" w:hAnsi="Times New Roman" w:eastAsia="Times New Roman"/>
          <w:color w:val="000000"/>
          <w:shd w:val="clear" w:color="auto" w:fill="FFFFFF"/>
          <w:lang w:eastAsia="en-US"/>
        </w:rPr>
        <w:t xml:space="preserve"> an RUS method was used along with an adjusted cost function </w:t>
      </w:r>
      <w:r w:rsidRPr="009E3BCF" w:rsidR="21446400">
        <w:rPr>
          <w:rFonts w:ascii="Times New Roman" w:hAnsi="Times New Roman" w:eastAsia="Times New Roman"/>
          <w:color w:val="000000"/>
          <w:shd w:val="clear" w:color="auto" w:fill="FFFFFF"/>
          <w:lang w:eastAsia="en-US"/>
        </w:rPr>
        <w:t>(</w:t>
      </w:r>
      <w:r w:rsidRPr="63CA9616" w:rsidR="21446400">
        <w:rPr>
          <w:rFonts w:ascii="Times New Roman" w:hAnsi="Times New Roman" w:eastAsia="Times New Roman"/>
          <w:color w:val="000000" w:themeColor="text1"/>
          <w:sz w:val="18"/>
          <w:szCs w:val="18"/>
          <w:lang w:eastAsia="en-US"/>
        </w:rPr>
        <w:t>Bauder</w:t>
      </w:r>
      <w:r w:rsidRPr="63CA9616" w:rsidR="21446400">
        <w:rPr>
          <w:rFonts w:ascii="Times New Roman" w:hAnsi="Times New Roman" w:eastAsia="Times New Roman"/>
          <w:color w:val="000000" w:themeColor="text1"/>
          <w:sz w:val="18"/>
          <w:szCs w:val="18"/>
          <w:lang w:eastAsia="en-US"/>
        </w:rPr>
        <w:t xml:space="preserve"> and </w:t>
      </w:r>
      <w:r w:rsidRPr="63CA9616" w:rsidR="21446400">
        <w:rPr>
          <w:rFonts w:ascii="Times New Roman" w:hAnsi="Times New Roman" w:eastAsia="Times New Roman"/>
          <w:color w:val="000000" w:themeColor="text1"/>
          <w:sz w:val="18"/>
          <w:szCs w:val="18"/>
          <w:lang w:eastAsia="en-US"/>
        </w:rPr>
        <w:t>Khoshgoftaar</w:t>
      </w:r>
      <w:r w:rsidRPr="63CA9616" w:rsidR="21446400">
        <w:rPr>
          <w:rFonts w:ascii="Times New Roman" w:hAnsi="Times New Roman" w:eastAsia="Times New Roman"/>
          <w:color w:val="000000" w:themeColor="text1"/>
          <w:sz w:val="18"/>
          <w:szCs w:val="18"/>
          <w:lang w:eastAsia="en-US"/>
        </w:rPr>
        <w:t xml:space="preserve"> 2018 p. 5)</w:t>
      </w:r>
    </w:p>
    <w:p w:rsidR="009E3BCF" w:rsidP="447BB3AF" w:rsidRDefault="00AB3C33" w14:paraId="24B62E41" w14:textId="1247EFFC">
      <w:pPr>
        <w:pStyle w:val="p1a"/>
        <w:rPr>
          <w:lang w:eastAsia="en-US"/>
        </w:rPr>
      </w:pPr>
      <w:r w:rsidR="61E09E76">
        <w:rPr>
          <w:rFonts w:ascii="Times New Roman" w:hAnsi="Times New Roman" w:eastAsia="Times New Roman"/>
          <w:color w:val="000000"/>
          <w:shd w:val="clear" w:color="auto" w:fill="FFFFFF"/>
          <w:lang w:eastAsia="en-US"/>
        </w:rPr>
        <w:t xml:space="preserve">   </w:t>
      </w:r>
      <w:r w:rsidRPr="63CA9616" w:rsidR="12E26229">
        <w:rPr>
          <w:lang w:eastAsia="en-US"/>
        </w:rPr>
        <w:t xml:space="preserve">This research will follow heavily in the footsteps of </w:t>
      </w:r>
      <w:r w:rsidRPr="63CA9616" w:rsidR="1E16387A">
        <w:rPr>
          <w:lang w:eastAsia="en-US"/>
        </w:rPr>
        <w:t xml:space="preserve">prior </w:t>
      </w:r>
      <w:r w:rsidRPr="63CA9616" w:rsidR="12E26229">
        <w:rPr>
          <w:lang w:eastAsia="en-US"/>
        </w:rPr>
        <w:t xml:space="preserve">research </w:t>
      </w:r>
      <w:r w:rsidRPr="63CA9616" w:rsidR="1E16387A">
        <w:rPr>
          <w:lang w:eastAsia="en-US"/>
        </w:rPr>
        <w:t>in the field of Medicare FWA</w:t>
      </w:r>
      <w:r w:rsidRPr="63CA9616" w:rsidR="7E7888F8">
        <w:rPr>
          <w:lang w:eastAsia="en-US"/>
        </w:rPr>
        <w:t xml:space="preserve">. </w:t>
      </w:r>
      <w:r w:rsidRPr="63CA9616" w:rsidR="74B21802">
        <w:rPr>
          <w:lang w:eastAsia="en-US"/>
        </w:rPr>
        <w:t xml:space="preserve">Modern machine </w:t>
      </w:r>
      <w:r w:rsidRPr="63CA9616" w:rsidR="3B93475D">
        <w:rPr>
          <w:lang w:eastAsia="en-US"/>
        </w:rPr>
        <w:t>learning</w:t>
      </w:r>
      <w:r w:rsidRPr="63CA9616" w:rsidR="74B21802">
        <w:rPr>
          <w:lang w:eastAsia="en-US"/>
        </w:rPr>
        <w:t xml:space="preserve"> and data </w:t>
      </w:r>
      <w:r w:rsidRPr="63CA9616" w:rsidR="79E6FBF0">
        <w:rPr>
          <w:lang w:eastAsia="en-US"/>
        </w:rPr>
        <w:t xml:space="preserve">exploration techniques will be </w:t>
      </w:r>
      <w:r w:rsidRPr="63CA9616" w:rsidR="0CB7BCAC">
        <w:rPr>
          <w:lang w:eastAsia="en-US"/>
        </w:rPr>
        <w:t>exploited</w:t>
      </w:r>
      <w:r w:rsidRPr="63CA9616" w:rsidR="79E6FBF0">
        <w:rPr>
          <w:lang w:eastAsia="en-US"/>
        </w:rPr>
        <w:t xml:space="preserve"> for the </w:t>
      </w:r>
      <w:r w:rsidRPr="63CA9616" w:rsidR="3B93475D">
        <w:rPr>
          <w:lang w:eastAsia="en-US"/>
        </w:rPr>
        <w:t>purposes</w:t>
      </w:r>
      <w:r w:rsidRPr="63CA9616" w:rsidR="79E6FBF0">
        <w:rPr>
          <w:lang w:eastAsia="en-US"/>
        </w:rPr>
        <w:t xml:space="preserve"> of better understanding the divers and factors behind </w:t>
      </w:r>
      <w:r w:rsidRPr="63CA9616" w:rsidR="3B93475D">
        <w:rPr>
          <w:lang w:eastAsia="en-US"/>
        </w:rPr>
        <w:t>Medicare FWA</w:t>
      </w:r>
      <w:r w:rsidRPr="63CA9616" w:rsidR="7FE17E99">
        <w:rPr>
          <w:lang w:eastAsia="en-US"/>
        </w:rPr>
        <w:t xml:space="preserve">. </w:t>
      </w:r>
      <w:r w:rsidRPr="63CA9616" w:rsidR="0CB7BCAC">
        <w:rPr>
          <w:lang w:eastAsia="en-US"/>
        </w:rPr>
        <w:t xml:space="preserve">Several of the techniques and methodologies referenced above will be modified and adapted for the purposes of this research into Medicare FWA. </w:t>
      </w:r>
    </w:p>
    <w:p w:rsidR="519AD427" w:rsidP="69A9C8EC" w:rsidRDefault="519AD427" w14:paraId="1694EEA3" w14:textId="0947BD13">
      <w:pPr>
        <w:ind w:firstLine="0"/>
      </w:pPr>
      <w:r w:rsidR="519AD427">
        <w:rPr/>
        <w:t>Using machine learning algorithms, prior research has indicated FWA is possible to detect, but often these prior studies are inconclusive in their test for statistical significance when testing against the hypothesis of a difference between a fraudulent claim and a legitimate claim. This is primarily due to a handful of challenges split between Medicare data and the current limitations of machine learning. The first challenge concerns the balance of legitimate claims against illegitimate ones. For example, if 3-10% ($19 billion to $65 billion) of all medical claims fit into FWA (Bauder &amp; Khoshgoftaar, 2018, p. 9), approximately 90% of claims are legitimate. This indicates that a machine learning model could perform reasonability well by simply classifying all transactions as legitimate. Class imbalance is a significant issue with Medicare data and will require new and novel approaches to overcome. Fortunately, credit card companies and other large organizations that process huge volumes of transaction data have deeply studied such topics and have developed formidable and complex anti-fraud and theft systems. Unfortunately, much of implementation of these systems is proprietary, nonetheless this indicates that large class-imbalances can be overcome. In addition to class-imbalance, the issue of training data presents a significant barrier. Medicare claims data is just that, information on claims and aggregated to the procedure and National Provider Identifier Standard (NPI), there is no comprehensive database of claims data complete with an indicator if the transaction is a legitimate one or categorized as FWA. The proposed solution involves integration of claims data and the excluded provider list. The intention is to examine those who populated the excluded provider list, and then determine the last year they submitted claims, and find those claims, add the claims and provider to the training data to train the model based on the claims behaviors of known excluded providers. Adding the excluded providers in addition to the legitimate claims will provide the model with the ability to differentiate between the behaviors of FWA and real claims data.</w:t>
      </w:r>
    </w:p>
    <w:p w:rsidR="3386D39B" w:rsidP="7EAC4686" w:rsidRDefault="3386D39B" w14:paraId="137650E0" w14:textId="6ABFFA46">
      <w:pPr>
        <w:spacing w:line="240" w:lineRule="exact"/>
        <w:rPr>
          <w:rFonts w:ascii="Times New Roman" w:hAnsi="Times New Roman" w:eastAsia="Times New Roman"/>
        </w:rPr>
      </w:pPr>
      <w:commentRangeStart w:id="1657516223"/>
      <w:r w:rsidRPr="7EAC4686" w:rsidR="1320F2A6">
        <w:rPr>
          <w:rFonts w:ascii="Times New Roman" w:hAnsi="Times New Roman" w:eastAsia="Times New Roman"/>
        </w:rPr>
        <w:t>Fraud related activities in Medicare claims include:</w:t>
      </w:r>
    </w:p>
    <w:p w:rsidR="3386D39B" w:rsidP="7EAC4686" w:rsidRDefault="3386D39B" w14:paraId="2A3E8FF9" w14:textId="75A8DC42">
      <w:pPr>
        <w:pStyle w:val="ListParagraph"/>
        <w:numPr>
          <w:ilvl w:val="0"/>
          <w:numId w:val="7"/>
        </w:numPr>
        <w:spacing w:line="240" w:lineRule="exact"/>
        <w:rPr>
          <w:rFonts w:ascii="Times New Roman" w:hAnsi="Times New Roman" w:eastAsia="Times New Roman" w:cs="Times New Roman"/>
        </w:rPr>
      </w:pPr>
      <w:r w:rsidRPr="7EAC4686" w:rsidR="519AD427">
        <w:rPr>
          <w:rFonts w:ascii="Times New Roman" w:hAnsi="Times New Roman" w:eastAsia="Times New Roman"/>
        </w:rPr>
        <w:t xml:space="preserve">claims </w:t>
      </w:r>
      <w:r w:rsidRPr="7EAC4686" w:rsidR="5D38DF9A">
        <w:rPr>
          <w:rFonts w:ascii="Times New Roman" w:hAnsi="Times New Roman" w:eastAsia="Times New Roman"/>
        </w:rPr>
        <w:t xml:space="preserve">for </w:t>
      </w:r>
      <w:r w:rsidRPr="7EAC4686" w:rsidR="519AD427">
        <w:rPr>
          <w:rFonts w:ascii="Times New Roman" w:hAnsi="Times New Roman" w:eastAsia="Times New Roman"/>
        </w:rPr>
        <w:t xml:space="preserve">appointments </w:t>
      </w:r>
      <w:r w:rsidRPr="7EAC4686" w:rsidR="3C8B5233">
        <w:rPr>
          <w:rFonts w:ascii="Times New Roman" w:hAnsi="Times New Roman" w:eastAsia="Times New Roman"/>
        </w:rPr>
        <w:t>that was not attended by the pa</w:t>
      </w:r>
      <w:r w:rsidRPr="7EAC4686" w:rsidR="519AD427">
        <w:rPr>
          <w:rFonts w:ascii="Times New Roman" w:hAnsi="Times New Roman" w:eastAsia="Times New Roman"/>
        </w:rPr>
        <w:t>tient</w:t>
      </w:r>
      <w:r w:rsidRPr="7EAC4686" w:rsidR="74C9A100">
        <w:rPr>
          <w:rFonts w:ascii="Times New Roman" w:hAnsi="Times New Roman" w:eastAsia="Times New Roman"/>
        </w:rPr>
        <w:t xml:space="preserve">; </w:t>
      </w:r>
    </w:p>
    <w:p w:rsidR="3386D39B" w:rsidP="7EAC4686" w:rsidRDefault="3386D39B" w14:paraId="6B601676" w14:textId="6E6C2D44">
      <w:pPr>
        <w:pStyle w:val="ListParagraph"/>
        <w:numPr>
          <w:ilvl w:val="0"/>
          <w:numId w:val="7"/>
        </w:numPr>
        <w:spacing w:line="240" w:lineRule="exact"/>
        <w:rPr/>
      </w:pPr>
      <w:r w:rsidRPr="7EAC4686" w:rsidR="15FB608A">
        <w:rPr>
          <w:rFonts w:ascii="Times New Roman" w:hAnsi="Times New Roman" w:eastAsia="Times New Roman"/>
        </w:rPr>
        <w:t>c</w:t>
      </w:r>
      <w:r w:rsidRPr="7EAC4686" w:rsidR="74C9A100">
        <w:rPr>
          <w:rFonts w:ascii="Times New Roman" w:hAnsi="Times New Roman" w:eastAsia="Times New Roman"/>
        </w:rPr>
        <w:t xml:space="preserve">laims </w:t>
      </w:r>
      <w:r w:rsidRPr="7EAC4686" w:rsidR="519AD427">
        <w:rPr>
          <w:rFonts w:ascii="Times New Roman" w:hAnsi="Times New Roman" w:eastAsia="Times New Roman"/>
        </w:rPr>
        <w:t xml:space="preserve">for more complex </w:t>
      </w:r>
      <w:r w:rsidRPr="7EAC4686" w:rsidR="33D810FC">
        <w:rPr>
          <w:rFonts w:ascii="Times New Roman" w:hAnsi="Times New Roman" w:eastAsia="Times New Roman"/>
        </w:rPr>
        <w:t xml:space="preserve">services </w:t>
      </w:r>
      <w:r w:rsidRPr="7EAC4686" w:rsidR="519AD427">
        <w:rPr>
          <w:rFonts w:ascii="Times New Roman" w:hAnsi="Times New Roman" w:eastAsia="Times New Roman"/>
        </w:rPr>
        <w:t>than those performed</w:t>
      </w:r>
      <w:r w:rsidRPr="7EAC4686" w:rsidR="166A2934">
        <w:rPr>
          <w:rFonts w:ascii="Times New Roman" w:hAnsi="Times New Roman" w:eastAsia="Times New Roman"/>
        </w:rPr>
        <w:t xml:space="preserve"> or required;</w:t>
      </w:r>
    </w:p>
    <w:p w:rsidR="3386D39B" w:rsidP="7EAC4686" w:rsidRDefault="3386D39B" w14:paraId="0403A6A7" w14:textId="0F3B1128">
      <w:pPr>
        <w:pStyle w:val="ListParagraph"/>
        <w:numPr>
          <w:ilvl w:val="0"/>
          <w:numId w:val="7"/>
        </w:numPr>
        <w:spacing w:line="240" w:lineRule="exact"/>
        <w:rPr/>
      </w:pPr>
      <w:r w:rsidRPr="7EAC4686" w:rsidR="166A2934">
        <w:rPr>
          <w:rFonts w:ascii="Times New Roman" w:hAnsi="Times New Roman" w:eastAsia="Times New Roman"/>
        </w:rPr>
        <w:t>Claims fo</w:t>
      </w:r>
      <w:r w:rsidRPr="7EAC4686" w:rsidR="519AD427">
        <w:rPr>
          <w:rFonts w:ascii="Times New Roman" w:hAnsi="Times New Roman" w:eastAsia="Times New Roman"/>
        </w:rPr>
        <w:t xml:space="preserve">r services </w:t>
      </w:r>
      <w:r w:rsidRPr="7EAC4686" w:rsidR="2D8C21F0">
        <w:rPr>
          <w:rFonts w:ascii="Times New Roman" w:hAnsi="Times New Roman" w:eastAsia="Times New Roman"/>
        </w:rPr>
        <w:t xml:space="preserve">that that were </w:t>
      </w:r>
      <w:r w:rsidRPr="7EAC4686" w:rsidR="519AD427">
        <w:rPr>
          <w:rFonts w:ascii="Times New Roman" w:hAnsi="Times New Roman" w:eastAsia="Times New Roman"/>
        </w:rPr>
        <w:t xml:space="preserve">not </w:t>
      </w:r>
      <w:r w:rsidRPr="7EAC4686" w:rsidR="5064D6E6">
        <w:rPr>
          <w:rFonts w:ascii="Times New Roman" w:hAnsi="Times New Roman" w:eastAsia="Times New Roman"/>
        </w:rPr>
        <w:t xml:space="preserve">carried out </w:t>
      </w:r>
      <w:r w:rsidRPr="7EAC4686" w:rsidR="519AD427">
        <w:rPr>
          <w:rFonts w:ascii="Times New Roman" w:hAnsi="Times New Roman" w:eastAsia="Times New Roman"/>
        </w:rPr>
        <w:t xml:space="preserve">(Johnson &amp; Khoshgoftaar 2019, p. 18). </w:t>
      </w:r>
    </w:p>
    <w:p w:rsidR="3386D39B" w:rsidP="7EAC4686" w:rsidRDefault="3386D39B" w14:paraId="38E7563F" w14:textId="5131CBD7">
      <w:pPr>
        <w:pStyle w:val="Normal"/>
        <w:spacing w:line="240" w:lineRule="exact"/>
        <w:ind w:left="0"/>
        <w:rPr>
          <w:rFonts w:ascii="Times" w:hAnsi="Times" w:eastAsia="PMingLiU" w:cs="Times New Roman"/>
        </w:rPr>
      </w:pPr>
      <w:r w:rsidRPr="7EAC4686" w:rsidR="0CDE9489">
        <w:rPr>
          <w:rFonts w:ascii="Times New Roman" w:hAnsi="Times New Roman" w:eastAsia="Times New Roman"/>
        </w:rPr>
        <w:t xml:space="preserve">On the other hand, </w:t>
      </w:r>
      <w:proofErr w:type="spellStart"/>
      <w:r w:rsidRPr="7EAC4686" w:rsidR="18BCC89C">
        <w:rPr>
          <w:rFonts w:ascii="Times New Roman" w:hAnsi="Times New Roman" w:eastAsia="Times New Roman"/>
        </w:rPr>
        <w:t>medicare</w:t>
      </w:r>
      <w:proofErr w:type="spellEnd"/>
      <w:r w:rsidRPr="7EAC4686" w:rsidR="18BCC89C">
        <w:rPr>
          <w:rFonts w:ascii="Times New Roman" w:hAnsi="Times New Roman" w:eastAsia="Times New Roman"/>
        </w:rPr>
        <w:t xml:space="preserve"> </w:t>
      </w:r>
      <w:r w:rsidRPr="7EAC4686" w:rsidR="0CDE9489">
        <w:rPr>
          <w:rFonts w:ascii="Times New Roman" w:hAnsi="Times New Roman" w:eastAsia="Times New Roman"/>
        </w:rPr>
        <w:t>a</w:t>
      </w:r>
      <w:r w:rsidRPr="7EAC4686" w:rsidR="519AD427">
        <w:rPr>
          <w:rFonts w:ascii="Times New Roman" w:hAnsi="Times New Roman" w:eastAsia="Times New Roman"/>
        </w:rPr>
        <w:t>bus</w:t>
      </w:r>
      <w:r w:rsidRPr="7EAC4686" w:rsidR="2AE82784">
        <w:rPr>
          <w:rFonts w:ascii="Times New Roman" w:hAnsi="Times New Roman" w:eastAsia="Times New Roman"/>
        </w:rPr>
        <w:t xml:space="preserve">e </w:t>
      </w:r>
      <w:r w:rsidRPr="7EAC4686" w:rsidR="182753CA">
        <w:rPr>
          <w:rFonts w:ascii="Times New Roman" w:hAnsi="Times New Roman" w:eastAsia="Times New Roman"/>
        </w:rPr>
        <w:t xml:space="preserve">includes </w:t>
      </w:r>
      <w:r w:rsidRPr="7EAC4686" w:rsidR="168AC521">
        <w:rPr>
          <w:rFonts w:ascii="Times New Roman" w:hAnsi="Times New Roman" w:eastAsia="Times New Roman"/>
        </w:rPr>
        <w:t>the practice</w:t>
      </w:r>
      <w:r w:rsidRPr="7EAC4686" w:rsidR="182753CA">
        <w:rPr>
          <w:rFonts w:ascii="Times New Roman" w:hAnsi="Times New Roman" w:eastAsia="Times New Roman"/>
        </w:rPr>
        <w:t xml:space="preserve"> of </w:t>
      </w:r>
      <w:r w:rsidRPr="7EAC4686" w:rsidR="30107A01">
        <w:rPr>
          <w:rFonts w:ascii="Times New Roman" w:hAnsi="Times New Roman" w:eastAsia="Times New Roman"/>
        </w:rPr>
        <w:t xml:space="preserve">knowingly </w:t>
      </w:r>
      <w:r w:rsidRPr="7EAC4686" w:rsidR="182753CA">
        <w:rPr>
          <w:rFonts w:ascii="Times New Roman" w:hAnsi="Times New Roman" w:eastAsia="Times New Roman"/>
        </w:rPr>
        <w:t>providing</w:t>
      </w:r>
      <w:r w:rsidRPr="7EAC4686" w:rsidR="182753CA">
        <w:rPr>
          <w:rFonts w:ascii="Times New Roman" w:hAnsi="Times New Roman" w:eastAsia="Times New Roman"/>
        </w:rPr>
        <w:t xml:space="preserve"> medically unnecessary services to patients </w:t>
      </w:r>
      <w:r w:rsidRPr="7EAC4686" w:rsidR="1BE8F741">
        <w:rPr>
          <w:rFonts w:ascii="Times New Roman" w:hAnsi="Times New Roman" w:eastAsia="Times New Roman"/>
        </w:rPr>
        <w:t xml:space="preserve">against </w:t>
      </w:r>
      <w:r w:rsidRPr="7EAC4686" w:rsidR="519AD427">
        <w:rPr>
          <w:rFonts w:ascii="Times New Roman" w:hAnsi="Times New Roman" w:eastAsia="Times New Roman"/>
        </w:rPr>
        <w:t>recognized standards</w:t>
      </w:r>
      <w:r w:rsidRPr="7EAC4686" w:rsidR="72B10914">
        <w:rPr>
          <w:rFonts w:ascii="Times New Roman" w:hAnsi="Times New Roman" w:eastAsia="Times New Roman"/>
        </w:rPr>
        <w:t xml:space="preserve">. For example, </w:t>
      </w:r>
      <w:r w:rsidRPr="7EAC4686" w:rsidR="519AD427">
        <w:rPr>
          <w:rFonts w:ascii="Times New Roman" w:hAnsi="Times New Roman" w:eastAsia="Times New Roman"/>
        </w:rPr>
        <w:t xml:space="preserve">misusing billing codes for personal gain. </w:t>
      </w:r>
      <w:r w:rsidRPr="7EAC4686" w:rsidR="37385288">
        <w:rPr>
          <w:rFonts w:ascii="Times New Roman" w:hAnsi="Times New Roman" w:eastAsia="Times New Roman"/>
        </w:rPr>
        <w:t xml:space="preserve">There are applicable </w:t>
      </w:r>
      <w:r w:rsidRPr="7EAC4686" w:rsidR="519AD427">
        <w:rPr>
          <w:rFonts w:ascii="Times New Roman" w:hAnsi="Times New Roman" w:eastAsia="Times New Roman"/>
        </w:rPr>
        <w:t xml:space="preserve">Federal laws </w:t>
      </w:r>
      <w:r w:rsidRPr="7EAC4686" w:rsidR="601218EC">
        <w:rPr>
          <w:rFonts w:ascii="Times New Roman" w:hAnsi="Times New Roman" w:eastAsia="Times New Roman"/>
        </w:rPr>
        <w:t xml:space="preserve">that </w:t>
      </w:r>
      <w:r w:rsidRPr="7EAC4686" w:rsidR="2B972258">
        <w:rPr>
          <w:rFonts w:ascii="Times New Roman" w:hAnsi="Times New Roman" w:eastAsia="Times New Roman"/>
        </w:rPr>
        <w:t>prohibit</w:t>
      </w:r>
      <w:r w:rsidRPr="7EAC4686" w:rsidR="519AD427">
        <w:rPr>
          <w:rFonts w:ascii="Times New Roman" w:hAnsi="Times New Roman" w:eastAsia="Times New Roman"/>
        </w:rPr>
        <w:t xml:space="preserve"> Medicare fraud and abuse</w:t>
      </w:r>
      <w:r w:rsidRPr="7EAC4686" w:rsidR="2294F9E4">
        <w:rPr>
          <w:rFonts w:ascii="Times New Roman" w:hAnsi="Times New Roman" w:eastAsia="Times New Roman"/>
        </w:rPr>
        <w:t xml:space="preserve">. These include </w:t>
      </w:r>
      <w:r w:rsidRPr="7EAC4686" w:rsidR="519AD427">
        <w:rPr>
          <w:rFonts w:ascii="Times New Roman" w:hAnsi="Times New Roman" w:eastAsia="Times New Roman"/>
        </w:rPr>
        <w:t>the False Claims Act (FCA) and Anti-Kickback Statute (Johnson &amp; Khoshgoftaar, 2019, p. 18).</w:t>
      </w:r>
    </w:p>
    <w:p w:rsidR="519AD427" w:rsidP="69A9C8EC" w:rsidRDefault="519AD427" w14:paraId="07BB1D21" w14:textId="220A7DF8">
      <w:pPr>
        <w:spacing w:line="240" w:lineRule="exact"/>
        <w:rPr>
          <w:rFonts w:ascii="Times New Roman" w:hAnsi="Times New Roman" w:eastAsia="Times New Roman"/>
        </w:rPr>
      </w:pPr>
      <w:r w:rsidRPr="69A9C8EC" w:rsidR="519AD427">
        <w:rPr>
          <w:rFonts w:ascii="Times New Roman" w:hAnsi="Times New Roman" w:eastAsia="Times New Roman"/>
        </w:rPr>
        <w:t>Bauder et al. (2018) applied several anomaly detection techniques to segment medical provider fraud in the 2012 to 2015 Medicare Provider Utilization and Payment Data: Physician and Other Supplier which is publicly available from the Center for Medicare and Medicaid Services. To evaluate the performance of candidate learners, the authors mapped fraud labels dataset using the List of Excluded Individuals and Entities (LEIE). The novelty in their study is the application of Isolation Forest and Unsupervised Random Forest on this big Medicare dataset. Bauder et al., 2018 worked with only half of their preprocessed dataset as the reduced the dataset from 3.7 million to 1.8 million due to hardware limitations.</w:t>
      </w:r>
      <w:commentRangeEnd w:id="1657516223"/>
      <w:r>
        <w:rPr>
          <w:rStyle w:val="CommentReference"/>
        </w:rPr>
        <w:commentReference w:id="1657516223"/>
      </w:r>
    </w:p>
    <w:p w:rsidR="519AD427" w:rsidP="69A9C8EC" w:rsidRDefault="519AD427" w14:paraId="6723E5C2" w14:textId="0F620448">
      <w:pPr>
        <w:pStyle w:val="Normal"/>
        <w:spacing w:line="240" w:lineRule="exact"/>
        <w:rPr>
          <w:rFonts w:ascii="Times New Roman" w:hAnsi="Times New Roman" w:eastAsia="Times New Roman"/>
        </w:rPr>
      </w:pPr>
      <w:commentRangeStart w:id="1457661211"/>
      <w:r w:rsidR="519AD427">
        <w:rPr/>
        <w:t>Prior research on Medicare FWA has studied algorithms such as XG-Boost, CatBoost, and Gradient Boosted Decision Trees (Hancock &amp; Khoshgoftaar, 2019, p. 572). While extremely useful the machine learning space, these algorithms have proven to be inconclusive on Medicare FWA (Hancock &amp; Khoshgoftaar, 2019, p. 578). Other techniques such as regression and clustering analysis have been deployed with comparable results (Musal, 2010, p. 2828). Chief among these algorithms is a basis in frequentist statistics. Looking at Medicare FWA through a Bayesian lens could provide the missing link between sporadic classicization and a clearly defined approach to detecting FWA. The notion of prior probabilities can help better train models, and approach the data with a unique perspective, treating both model parameters and data as random. As the algorithm evaluates an individual claim, the assistance of a prior probability related to its legitimacy has the potential to facilitate updating the likelihood of flagging transactions as FWA or legitimate with more precision.</w:t>
      </w:r>
      <w:commentRangeEnd w:id="1457661211"/>
      <w:r>
        <w:rPr>
          <w:rStyle w:val="CommentReference"/>
        </w:rPr>
        <w:commentReference w:id="1457661211"/>
      </w:r>
      <w:commentRangeStart w:id="900934693"/>
      <w:r w:rsidRPr="69A9C8EC" w:rsidR="519AD427">
        <w:rPr>
          <w:rFonts w:ascii="Times New Roman" w:hAnsi="Times New Roman" w:eastAsia="Times New Roman"/>
        </w:rPr>
        <w:t xml:space="preserve"> Better performance was reported by Johnson and Khoshgoftaar 2019 who reported AUC score &gt; 85% from similar Medicare dataset. They tackled the class-imbalance with random over-sampling and random under-sampling techniques prior to fitting it on a 3-layer dense neural network. Perhaps Bauder et al., 2018 could have achieved better performance by using random under-sampling and/or random over-sampling to manage the severe class-imbalance in the dataset. Other methods that have been applied to the Medicare dataset for fraud detection. Liu et al., (2016) utilized isolation forest; Bauder et al., 2016 compared supervised learning techniques: Gradient Boosted Machine, Random Forest, Deep Neural Network, and Naive Bayes and a suite of unsupervised learning techniques: autoencoder, Mahalanobis distance, KNN, and local outlier factor, and hybrid (multivariate regression and Bayesian probability) machine learning approaches.</w:t>
      </w:r>
      <w:commentRangeEnd w:id="900934693"/>
      <w:r>
        <w:rPr>
          <w:rStyle w:val="CommentReference"/>
        </w:rPr>
        <w:commentReference w:id="900934693"/>
      </w:r>
    </w:p>
    <w:p w:rsidR="69A9C8EC" w:rsidP="69A9C8EC" w:rsidRDefault="69A9C8EC" w14:paraId="6B9C5635" w14:textId="1AC36D1A">
      <w:pPr>
        <w:pStyle w:val="Normal"/>
        <w:ind w:firstLine="227"/>
        <w:rPr>
          <w:rFonts w:ascii="Times" w:hAnsi="Times" w:eastAsia="PMingLiU" w:cs="Times New Roman"/>
        </w:rPr>
      </w:pPr>
    </w:p>
    <w:p w:rsidR="69A9C8EC" w:rsidP="69A9C8EC" w:rsidRDefault="69A9C8EC" w14:paraId="05581F0A" w14:textId="16162B79">
      <w:pPr>
        <w:pStyle w:val="Normal"/>
        <w:rPr>
          <w:rFonts w:ascii="Times" w:hAnsi="Times" w:eastAsia="PMingLiU" w:cs="Times New Roman"/>
        </w:rPr>
      </w:pPr>
    </w:p>
    <w:p w:rsidRPr="009E3BCF" w:rsidR="009E3BCF" w:rsidP="009E3BCF" w:rsidRDefault="009E3BCF" w14:paraId="4C2F4BBE" w14:textId="77777777">
      <w:pPr>
        <w:ind w:firstLine="0"/>
        <w:jc w:val="left"/>
        <w:rPr>
          <w:rFonts w:ascii="Times New Roman" w:hAnsi="Times New Roman" w:eastAsia="Times New Roman"/>
          <w:sz w:val="24"/>
          <w:szCs w:val="24"/>
          <w:lang w:eastAsia="en-US"/>
        </w:rPr>
      </w:pPr>
    </w:p>
    <w:p w:rsidR="00AB30C7" w:rsidP="00AB30C7" w:rsidRDefault="00AB30C7" w14:paraId="1635DC11" w14:textId="77777777">
      <w:pPr>
        <w:pStyle w:val="heading10"/>
        <w:rPr>
          <w:del w:author="Olanipekun, Babatunde" w:date="2021-12-04T17:22:42.142Z" w:id="1291666762"/>
        </w:rPr>
      </w:pPr>
      <w:r w:rsidR="00AB30C7">
        <w:rPr/>
        <w:t xml:space="preserve">3   </w:t>
      </w:r>
      <w:commentRangeStart w:id="202"/>
      <w:r w:rsidR="00AB30C7">
        <w:rPr/>
        <w:t>Data</w:t>
      </w:r>
      <w:commentRangeEnd w:id="202"/>
      <w:r>
        <w:rPr>
          <w:rStyle w:val="CommentReference"/>
        </w:rPr>
        <w:commentReference w:id="202"/>
      </w:r>
    </w:p>
    <w:p w:rsidR="63CA9616" w:rsidP="63CA9616" w:rsidRDefault="63CA9616" w14:paraId="0171FB37" w14:textId="386E5041">
      <w:pPr>
        <w:pStyle w:val="p1a"/>
      </w:pPr>
    </w:p>
    <w:p w:rsidR="578E0619" w:rsidP="1A39F916" w:rsidRDefault="578E0619" w14:paraId="6DFCC7B9" w14:textId="422396C8">
      <w:pPr>
        <w:spacing w:before="240" w:after="240"/>
        <w:ind w:firstLine="0"/>
        <w:jc w:val="left"/>
        <w:rPr>
          <w:rFonts w:ascii="Times" w:hAnsi="Times" w:eastAsia="Times" w:cs="Times"/>
          <w:color w:val="000000" w:themeColor="text1"/>
          <w:lang w:eastAsia="en-US"/>
        </w:rPr>
      </w:pPr>
      <w:ins w:author="Olanipekun, Babatunde" w:date="2021-12-04T17:22:52.774Z" w:id="2132187744">
        <w:r w:rsidRPr="1A39F916" w:rsidR="13CA71D7">
          <w:rPr>
            <w:rFonts w:ascii="Times" w:hAnsi="Times" w:eastAsia="Times" w:cs="Times"/>
            <w:color w:val="000000" w:themeColor="text1" w:themeTint="FF" w:themeShade="FF"/>
            <w:lang w:eastAsia="en-US"/>
          </w:rPr>
          <w:t xml:space="preserve">Current </w:t>
        </w:r>
      </w:ins>
      <w:del w:author="Olanipekun, Babatunde" w:date="2021-12-04T17:22:54.483Z" w:id="2067885963">
        <w:r w:rsidRPr="1A39F916" w:rsidDel="578E0619">
          <w:rPr>
            <w:rFonts w:ascii="Times" w:hAnsi="Times" w:eastAsia="Times" w:cs="Times"/>
            <w:color w:val="000000" w:themeColor="text1" w:themeTint="FF" w:themeShade="FF"/>
            <w:lang w:eastAsia="en-US"/>
          </w:rPr>
          <w:delText>The</w:delText>
        </w:r>
        <w:r w:rsidRPr="1A39F916" w:rsidDel="578E0619">
          <w:rPr>
            <w:rFonts w:ascii="Times" w:hAnsi="Times" w:eastAsia="Times" w:cs="Times"/>
            <w:color w:val="000000" w:themeColor="text1" w:themeTint="FF" w:themeShade="FF"/>
            <w:lang w:eastAsia="en-US"/>
          </w:rPr>
          <w:delText xml:space="preserve"> </w:delText>
        </w:r>
      </w:del>
      <w:ins w:author="Olanipekun, Babatunde" w:date="2021-12-04T17:31:52.363Z" w:id="1779214456">
        <w:r w:rsidRPr="1A39F916" w:rsidR="5FB2C27E">
          <w:rPr>
            <w:rFonts w:ascii="Times" w:hAnsi="Times" w:eastAsia="Times" w:cs="Times"/>
            <w:color w:val="000000" w:themeColor="text1" w:themeTint="FF" w:themeShade="FF"/>
            <w:lang w:eastAsia="en-US"/>
          </w:rPr>
          <w:t>study</w:t>
        </w:r>
      </w:ins>
      <w:del w:author="Olanipekun, Babatunde" w:date="2021-12-04T17:31:53.985Z" w:id="1312485475">
        <w:r w:rsidRPr="1A39F916" w:rsidDel="578E0619">
          <w:rPr>
            <w:rFonts w:ascii="Times" w:hAnsi="Times" w:eastAsia="Times" w:cs="Times"/>
            <w:color w:val="000000" w:themeColor="text1" w:themeTint="FF" w:themeShade="FF"/>
            <w:lang w:eastAsia="en-US"/>
          </w:rPr>
          <w:delText>research</w:delText>
        </w:r>
      </w:del>
      <w:r w:rsidRPr="1A39F916" w:rsidR="197ED3E5">
        <w:rPr>
          <w:rFonts w:ascii="Times" w:hAnsi="Times" w:eastAsia="Times" w:cs="Times"/>
          <w:color w:val="000000" w:themeColor="text1" w:themeTint="FF" w:themeShade="FF"/>
          <w:lang w:eastAsia="en-US"/>
        </w:rPr>
        <w:t xml:space="preserve"> </w:t>
      </w:r>
      <w:ins w:author="Olanipekun, Babatunde" w:date="2021-12-04T17:22:59.488Z" w:id="2005639926">
        <w:r w:rsidRPr="1A39F916" w:rsidR="2827F5D4">
          <w:rPr>
            <w:rFonts w:ascii="Times" w:hAnsi="Times" w:eastAsia="Times" w:cs="Times"/>
            <w:color w:val="000000" w:themeColor="text1" w:themeTint="FF" w:themeShade="FF"/>
            <w:lang w:eastAsia="en-US"/>
          </w:rPr>
          <w:t>will</w:t>
        </w:r>
      </w:ins>
      <w:del w:author="Olanipekun, Babatunde" w:date="2021-12-04T17:22:59.845Z" w:id="718820514">
        <w:r w:rsidRPr="1A39F916" w:rsidDel="578E0619">
          <w:rPr>
            <w:rFonts w:ascii="Times" w:hAnsi="Times" w:eastAsia="Times" w:cs="Times"/>
            <w:color w:val="000000" w:themeColor="text1" w:themeTint="FF" w:themeShade="FF"/>
            <w:lang w:eastAsia="en-US"/>
          </w:rPr>
          <w:delText>te</w:delText>
        </w:r>
      </w:del>
      <w:del w:author="Olanipekun, Babatunde" w:date="2021-12-04T17:23:01.812Z" w:id="926333348">
        <w:r w:rsidRPr="1A39F916" w:rsidDel="578E0619">
          <w:rPr>
            <w:rFonts w:ascii="Times" w:hAnsi="Times" w:eastAsia="Times" w:cs="Times"/>
            <w:color w:val="000000" w:themeColor="text1" w:themeTint="FF" w:themeShade="FF"/>
            <w:lang w:eastAsia="en-US"/>
          </w:rPr>
          <w:delText>am plans to</w:delText>
        </w:r>
      </w:del>
      <w:r w:rsidRPr="1A39F916" w:rsidR="197ED3E5">
        <w:rPr>
          <w:rFonts w:ascii="Times" w:hAnsi="Times" w:eastAsia="Times" w:cs="Times"/>
          <w:color w:val="000000" w:themeColor="text1" w:themeTint="FF" w:themeShade="FF"/>
          <w:lang w:eastAsia="en-US"/>
        </w:rPr>
        <w:t xml:space="preserve"> use public Medicare data available from CMS – The Center for Medicare and Medicaid Services. The Medicare Provider Utilization and Payment Data, hereafter referred to as MPUPD, contains Medicare data aggregated to </w:t>
      </w:r>
      <w:r w:rsidRPr="1A39F916" w:rsidR="197ED3E5">
        <w:rPr>
          <w:rFonts w:ascii="Times" w:hAnsi="Times" w:eastAsia="Times" w:cs="Times"/>
          <w:color w:val="000000" w:themeColor="text1" w:themeTint="FF" w:themeShade="FF"/>
          <w:lang w:eastAsia="en-US"/>
        </w:rPr>
        <w:t>the NPI-procedure level. The clustering and other unsupervised methods are applied to this data set to attempt to find fraudulent patterns. However, the</w:t>
      </w:r>
      <w:commentRangeStart w:id="203"/>
      <w:r w:rsidRPr="1A39F916" w:rsidR="197ED3E5">
        <w:rPr>
          <w:rFonts w:ascii="Times" w:hAnsi="Times" w:eastAsia="Times" w:cs="Times"/>
          <w:color w:val="000000" w:themeColor="text1" w:themeTint="FF" w:themeShade="FF"/>
          <w:lang w:eastAsia="en-US"/>
        </w:rPr>
        <w:t xml:space="preserve"> </w:t>
      </w:r>
      <w:del w:author="Goodwin, Ben" w:date="2021-11-22T14:40:00Z" w:id="1086040002">
        <w:r w:rsidRPr="1A39F916" w:rsidDel="578E0619">
          <w:rPr>
            <w:rFonts w:ascii="Times" w:hAnsi="Times" w:eastAsia="Times" w:cs="Times"/>
            <w:color w:val="000000" w:themeColor="text1" w:themeTint="FF" w:themeShade="FF"/>
            <w:lang w:eastAsia="en-US"/>
          </w:rPr>
          <w:delText xml:space="preserve">team </w:delText>
        </w:r>
      </w:del>
      <w:ins w:author="Goodwin, Ben" w:date="2021-11-22T14:40:00Z" w:id="768132814">
        <w:r w:rsidRPr="1A39F916" w:rsidR="56CA2B46">
          <w:rPr>
            <w:rFonts w:ascii="Times" w:hAnsi="Times" w:eastAsia="Times" w:cs="Times"/>
            <w:color w:val="000000" w:themeColor="text1" w:themeTint="FF" w:themeShade="FF"/>
            <w:lang w:eastAsia="en-US"/>
          </w:rPr>
          <w:t>research</w:t>
        </w:r>
        <w:r w:rsidRPr="1A39F916" w:rsidR="56CA2B46">
          <w:rPr>
            <w:rFonts w:ascii="Times" w:hAnsi="Times" w:eastAsia="Times" w:cs="Times"/>
            <w:color w:val="000000" w:themeColor="text1" w:themeTint="FF" w:themeShade="FF"/>
            <w:lang w:eastAsia="en-US"/>
          </w:rPr>
          <w:t xml:space="preserve"> </w:t>
        </w:r>
      </w:ins>
      <w:commentRangeEnd w:id="203"/>
      <w:r>
        <w:rPr>
          <w:rStyle w:val="CommentReference"/>
        </w:rPr>
        <w:commentReference w:id="203"/>
      </w:r>
      <w:r w:rsidRPr="1A39F916" w:rsidR="197ED3E5">
        <w:rPr>
          <w:rFonts w:ascii="Times" w:hAnsi="Times" w:eastAsia="Times" w:cs="Times"/>
          <w:color w:val="000000" w:themeColor="text1" w:themeTint="FF" w:themeShade="FF"/>
          <w:lang w:eastAsia="en-US"/>
        </w:rPr>
        <w:t xml:space="preserve">plans to use a supervised model first to find some guidance in our unsupervised methods. To achieve this, the team will use the List of Excluded Individuals and Entities. This list is updated monthly by CMS and the OIG (Office of the Inspector General) to reflect any actions taken against individuals or entities committing fraud, waste, or abuse towards the system. This can cause issues for supervised learning methods because the LEIE is aggregated only to the </w:t>
      </w:r>
      <w:commentRangeStart w:id="206"/>
      <w:r w:rsidRPr="1A39F916" w:rsidR="197ED3E5">
        <w:rPr>
          <w:rFonts w:ascii="Times" w:hAnsi="Times" w:eastAsia="Times" w:cs="Times"/>
          <w:color w:val="000000" w:themeColor="text1" w:themeTint="FF" w:themeShade="FF"/>
          <w:lang w:eastAsia="en-US"/>
        </w:rPr>
        <w:t xml:space="preserve">NPI </w:t>
      </w:r>
      <w:commentRangeEnd w:id="206"/>
      <w:r>
        <w:rPr>
          <w:rStyle w:val="CommentReference"/>
        </w:rPr>
        <w:commentReference w:id="206"/>
      </w:r>
      <w:r w:rsidRPr="1A39F916" w:rsidR="197ED3E5">
        <w:rPr>
          <w:rFonts w:ascii="Times" w:hAnsi="Times" w:eastAsia="Times" w:cs="Times"/>
          <w:color w:val="000000" w:themeColor="text1" w:themeTint="FF" w:themeShade="FF"/>
          <w:lang w:eastAsia="en-US"/>
        </w:rPr>
        <w:t xml:space="preserve">level. Thus, to get a one-to-one relationship, the MPUPD data must be aggregated up to the same level </w:t>
      </w:r>
      <w:r w:rsidRPr="1A39F916" w:rsidR="22ECE810">
        <w:rPr>
          <w:rFonts w:ascii="Times" w:hAnsi="Times" w:eastAsia="Times" w:cs="Times"/>
          <w:color w:val="000000" w:themeColor="text1" w:themeTint="FF" w:themeShade="FF"/>
          <w:lang w:eastAsia="en-US"/>
        </w:rPr>
        <w:t>(</w:t>
      </w:r>
      <w:r w:rsidRPr="1A39F916" w:rsidR="22ECE810">
        <w:rPr>
          <w:rFonts w:ascii="Times" w:hAnsi="Times" w:eastAsia="Times" w:cs="Times"/>
          <w:color w:val="000000" w:themeColor="text1" w:themeTint="FF" w:themeShade="FF"/>
          <w:sz w:val="18"/>
          <w:szCs w:val="18"/>
          <w:lang w:eastAsia="en-US"/>
        </w:rPr>
        <w:t>Bauder</w:t>
      </w:r>
      <w:r w:rsidRPr="1A39F916" w:rsidR="22ECE810">
        <w:rPr>
          <w:rFonts w:ascii="Times" w:hAnsi="Times" w:eastAsia="Times" w:cs="Times"/>
          <w:color w:val="000000" w:themeColor="text1" w:themeTint="FF" w:themeShade="FF"/>
          <w:sz w:val="18"/>
          <w:szCs w:val="18"/>
          <w:lang w:eastAsia="en-US"/>
        </w:rPr>
        <w:t xml:space="preserve"> &amp; </w:t>
      </w:r>
      <w:r w:rsidRPr="1A39F916" w:rsidR="22ECE810">
        <w:rPr>
          <w:rFonts w:ascii="Times" w:hAnsi="Times" w:eastAsia="Times" w:cs="Times"/>
          <w:color w:val="000000" w:themeColor="text1" w:themeTint="FF" w:themeShade="FF"/>
          <w:sz w:val="18"/>
          <w:szCs w:val="18"/>
          <w:lang w:eastAsia="en-US"/>
        </w:rPr>
        <w:t>Khoshgoftaar</w:t>
      </w:r>
      <w:r w:rsidRPr="1A39F916" w:rsidR="22ECE810">
        <w:rPr>
          <w:rFonts w:ascii="Times" w:hAnsi="Times" w:eastAsia="Times" w:cs="Times"/>
          <w:color w:val="000000" w:themeColor="text1" w:themeTint="FF" w:themeShade="FF"/>
          <w:sz w:val="18"/>
          <w:szCs w:val="18"/>
          <w:lang w:eastAsia="en-US"/>
        </w:rPr>
        <w:t xml:space="preserve"> 2018 p. 2)</w:t>
      </w:r>
      <w:r w:rsidRPr="1A39F916" w:rsidR="197ED3E5">
        <w:rPr>
          <w:rFonts w:ascii="Times" w:hAnsi="Times" w:eastAsia="Times" w:cs="Times"/>
          <w:color w:val="000000" w:themeColor="text1" w:themeTint="FF" w:themeShade="FF"/>
          <w:lang w:eastAsia="en-US"/>
        </w:rPr>
        <w:t>. The team plans to conduct a multi-year study using the MPUPD part b and part d data ranging from 2016 to 2018.</w:t>
      </w:r>
      <w:r w:rsidRPr="1A39F916" w:rsidR="74F09937">
        <w:rPr>
          <w:rFonts w:ascii="Times" w:hAnsi="Times" w:eastAsia="Times" w:cs="Times"/>
          <w:color w:val="000000" w:themeColor="text1" w:themeTint="FF" w:themeShade="FF"/>
          <w:lang w:eastAsia="en-US"/>
        </w:rPr>
        <w:t xml:space="preserve"> We will then use these insights to evaluate the 2019 data. </w:t>
      </w:r>
      <w:r w:rsidRPr="1A39F916" w:rsidR="74F09937">
        <w:rPr>
          <w:rFonts w:ascii="Times" w:hAnsi="Times" w:eastAsia="Times" w:cs="Times"/>
          <w:color w:val="000000" w:themeColor="text1" w:themeTint="FF" w:themeShade="FF"/>
          <w:lang w:eastAsia="en-US"/>
        </w:rPr>
        <w:t xml:space="preserve">The team also considered using the Medicare Open General Payments Data set. But this dataset did not contain the correct features to be joined to the List of Excluded Individuals and </w:t>
      </w:r>
      <w:r w:rsidRPr="1A39F916" w:rsidR="7AC0BF90">
        <w:rPr>
          <w:rFonts w:ascii="Times" w:hAnsi="Times" w:eastAsia="Times" w:cs="Times"/>
          <w:color w:val="000000" w:themeColor="text1" w:themeTint="FF" w:themeShade="FF"/>
          <w:lang w:eastAsia="en-US"/>
        </w:rPr>
        <w:t xml:space="preserve">Entities. </w:t>
      </w:r>
      <w:r w:rsidRPr="1A39F916" w:rsidR="75C6D4D0">
        <w:rPr>
          <w:rFonts w:ascii="Times" w:hAnsi="Times" w:eastAsia="Times" w:cs="Times"/>
          <w:color w:val="000000" w:themeColor="text1" w:themeTint="FF" w:themeShade="FF"/>
          <w:lang w:eastAsia="en-US"/>
        </w:rPr>
        <w:t xml:space="preserve">These sets were also double and triple the size of the MPUPD. </w:t>
      </w:r>
      <w:r w:rsidRPr="1A39F916" w:rsidR="7AC0BF90">
        <w:rPr>
          <w:rFonts w:ascii="Times" w:hAnsi="Times" w:eastAsia="Times" w:cs="Times"/>
          <w:color w:val="000000" w:themeColor="text1" w:themeTint="FF" w:themeShade="FF"/>
          <w:lang w:eastAsia="en-US"/>
        </w:rPr>
        <w:t>In the future</w:t>
      </w:r>
      <w:r w:rsidRPr="1A39F916" w:rsidR="3A3BC04F">
        <w:rPr>
          <w:rFonts w:ascii="Times" w:hAnsi="Times" w:eastAsia="Times" w:cs="Times"/>
          <w:color w:val="000000" w:themeColor="text1" w:themeTint="FF" w:themeShade="FF"/>
          <w:lang w:eastAsia="en-US"/>
        </w:rPr>
        <w:t>,</w:t>
      </w:r>
      <w:r w:rsidRPr="1A39F916" w:rsidR="7AC0BF90">
        <w:rPr>
          <w:rFonts w:ascii="Times" w:hAnsi="Times" w:eastAsia="Times" w:cs="Times"/>
          <w:color w:val="000000" w:themeColor="text1" w:themeTint="FF" w:themeShade="FF"/>
          <w:lang w:eastAsia="en-US"/>
        </w:rPr>
        <w:t xml:space="preserve"> depending on what the </w:t>
      </w:r>
      <w:r w:rsidRPr="1A39F916" w:rsidR="0150EB29">
        <w:rPr>
          <w:rFonts w:ascii="Times" w:hAnsi="Times" w:eastAsia="Times" w:cs="Times"/>
          <w:color w:val="000000" w:themeColor="text1" w:themeTint="FF" w:themeShade="FF"/>
          <w:lang w:eastAsia="en-US"/>
        </w:rPr>
        <w:t>researchers</w:t>
      </w:r>
      <w:r w:rsidRPr="1A39F916" w:rsidR="7AC0BF90">
        <w:rPr>
          <w:rFonts w:ascii="Times" w:hAnsi="Times" w:eastAsia="Times" w:cs="Times"/>
          <w:color w:val="000000" w:themeColor="text1" w:themeTint="FF" w:themeShade="FF"/>
          <w:lang w:eastAsia="en-US"/>
        </w:rPr>
        <w:t xml:space="preserve"> find to be relevant features in the </w:t>
      </w:r>
      <w:r w:rsidRPr="1A39F916" w:rsidR="3BF4526B">
        <w:rPr>
          <w:rFonts w:ascii="Times" w:hAnsi="Times" w:eastAsia="Times" w:cs="Times"/>
          <w:color w:val="000000" w:themeColor="text1" w:themeTint="FF" w:themeShade="FF"/>
          <w:lang w:eastAsia="en-US"/>
        </w:rPr>
        <w:t>data</w:t>
      </w:r>
      <w:r w:rsidRPr="1A39F916" w:rsidR="7AC0BF90">
        <w:rPr>
          <w:rFonts w:ascii="Times" w:hAnsi="Times" w:eastAsia="Times" w:cs="Times"/>
          <w:color w:val="000000" w:themeColor="text1" w:themeTint="FF" w:themeShade="FF"/>
          <w:lang w:eastAsia="en-US"/>
        </w:rPr>
        <w:t xml:space="preserve"> may be useful to apply our techniques to this dataset and other in the MPUPD that we</w:t>
      </w:r>
      <w:r w:rsidRPr="1A39F916" w:rsidR="7FBA5821">
        <w:rPr>
          <w:rFonts w:ascii="Times" w:hAnsi="Times" w:eastAsia="Times" w:cs="Times"/>
          <w:color w:val="000000" w:themeColor="text1" w:themeTint="FF" w:themeShade="FF"/>
          <w:lang w:eastAsia="en-US"/>
        </w:rPr>
        <w:t>re</w:t>
      </w:r>
      <w:r w:rsidRPr="1A39F916" w:rsidR="7AC0BF90">
        <w:rPr>
          <w:rFonts w:ascii="Times" w:hAnsi="Times" w:eastAsia="Times" w:cs="Times"/>
          <w:color w:val="000000" w:themeColor="text1" w:themeTint="FF" w:themeShade="FF"/>
          <w:lang w:eastAsia="en-US"/>
        </w:rPr>
        <w:t xml:space="preserve"> not include</w:t>
      </w:r>
      <w:r w:rsidRPr="1A39F916" w:rsidR="7815B518">
        <w:rPr>
          <w:rFonts w:ascii="Times" w:hAnsi="Times" w:eastAsia="Times" w:cs="Times"/>
          <w:color w:val="000000" w:themeColor="text1" w:themeTint="FF" w:themeShade="FF"/>
          <w:lang w:eastAsia="en-US"/>
        </w:rPr>
        <w:t>d</w:t>
      </w:r>
      <w:r w:rsidRPr="1A39F916" w:rsidR="7AC0BF90">
        <w:rPr>
          <w:rFonts w:ascii="Times" w:hAnsi="Times" w:eastAsia="Times" w:cs="Times"/>
          <w:color w:val="000000" w:themeColor="text1" w:themeTint="FF" w:themeShade="FF"/>
          <w:lang w:eastAsia="en-US"/>
        </w:rPr>
        <w:t xml:space="preserve"> in this study.</w:t>
      </w:r>
    </w:p>
    <w:p w:rsidRPr="000E5D21" w:rsidR="000E5D21" w:rsidP="000E5D21" w:rsidRDefault="000E5D21" w14:paraId="1354EA6C" w14:textId="77777777">
      <w:pPr>
        <w:pStyle w:val="p1a"/>
      </w:pPr>
    </w:p>
    <w:p w:rsidRPr="00AB30C7" w:rsidR="00AB30C7" w:rsidP="00AB30C7" w:rsidRDefault="00AB30C7" w14:paraId="2B483FA9" w14:textId="77777777">
      <w:pPr>
        <w:pStyle w:val="p1a"/>
      </w:pPr>
    </w:p>
    <w:p w:rsidR="00AB30C7" w:rsidP="00AB30C7" w:rsidRDefault="00AB30C7" w14:paraId="0DBEF4D0" w14:textId="77777777">
      <w:pPr>
        <w:pStyle w:val="heading10"/>
      </w:pPr>
      <w:r>
        <w:t xml:space="preserve">4   </w:t>
      </w:r>
      <w:commentRangeStart w:id="207"/>
      <w:r>
        <w:t>Methods</w:t>
      </w:r>
      <w:commentRangeEnd w:id="207"/>
      <w:r>
        <w:rPr>
          <w:rStyle w:val="CommentReference"/>
        </w:rPr>
        <w:commentReference w:id="207"/>
      </w:r>
    </w:p>
    <w:p w:rsidR="63CA9616" w:rsidP="63CA9616" w:rsidRDefault="63CA9616" w14:paraId="6F90F7F6" w14:textId="76E45F24">
      <w:pPr>
        <w:pStyle w:val="p1a"/>
      </w:pPr>
    </w:p>
    <w:p w:rsidRPr="00AB30C7" w:rsidR="00AB30C7" w:rsidP="00AB30C7" w:rsidRDefault="00F635EB" w14:paraId="71C28ECD" w14:textId="6E8AD591">
      <w:pPr>
        <w:pStyle w:val="p1a"/>
      </w:pPr>
      <w:r>
        <w:t xml:space="preserve">Using </w:t>
      </w:r>
      <w:r w:rsidR="00D84C74">
        <w:t xml:space="preserve">modern and novel approaches to machine learning, the goal is to </w:t>
      </w:r>
      <w:r w:rsidR="00A8177F">
        <w:t xml:space="preserve">analyze </w:t>
      </w:r>
      <w:r w:rsidR="00900CE9">
        <w:t xml:space="preserve">publicly </w:t>
      </w:r>
      <w:r w:rsidR="006A2E7C">
        <w:t>accessible</w:t>
      </w:r>
      <w:r w:rsidR="00900CE9">
        <w:t xml:space="preserve"> </w:t>
      </w:r>
      <w:r w:rsidR="006A2E7C">
        <w:t>Medicare</w:t>
      </w:r>
      <w:r w:rsidR="00900CE9">
        <w:t xml:space="preserve"> data</w:t>
      </w:r>
      <w:r w:rsidR="006A2E7C">
        <w:t xml:space="preserve"> to determine patterns behind </w:t>
      </w:r>
      <w:r w:rsidR="00D615CA">
        <w:t>FWA</w:t>
      </w:r>
      <w:r w:rsidR="6D5DAB88">
        <w:t xml:space="preserve">. </w:t>
      </w:r>
      <w:r w:rsidR="005D0C62">
        <w:t xml:space="preserve">While the algorithms </w:t>
      </w:r>
      <w:r w:rsidR="00AA1CFA">
        <w:t xml:space="preserve">play an extremely key component in this research, </w:t>
      </w:r>
      <w:r w:rsidR="00A07D08">
        <w:t xml:space="preserve">the </w:t>
      </w:r>
      <w:r w:rsidR="00715B1E">
        <w:t>dissection of claims data and subsequent paring with excluded provider</w:t>
      </w:r>
      <w:r w:rsidR="0000184F">
        <w:t xml:space="preserve"> information </w:t>
      </w:r>
      <w:r w:rsidR="00FB5E5B">
        <w:t xml:space="preserve">is a unique </w:t>
      </w:r>
      <w:r w:rsidR="009D0F1F">
        <w:t xml:space="preserve">approach to the </w:t>
      </w:r>
      <w:r w:rsidR="001A1ED1">
        <w:t xml:space="preserve">problem of </w:t>
      </w:r>
      <w:r w:rsidR="00BA3447">
        <w:t>detecting Medicare FWA</w:t>
      </w:r>
      <w:r w:rsidR="1135FCBD">
        <w:t xml:space="preserve">. </w:t>
      </w:r>
      <w:r w:rsidR="003C3DBD">
        <w:t xml:space="preserve">Pairing claims data with excluded provider information is a key differentiator </w:t>
      </w:r>
      <w:r w:rsidR="00CF3F23">
        <w:t xml:space="preserve">between this study and those proceeding </w:t>
      </w:r>
      <w:r w:rsidR="0005618A">
        <w:t xml:space="preserve">and should result in </w:t>
      </w:r>
      <w:r w:rsidR="007F50D0">
        <w:t>significantly different results</w:t>
      </w:r>
      <w:r w:rsidR="0E1D7421">
        <w:t xml:space="preserve">. </w:t>
      </w:r>
    </w:p>
    <w:p w:rsidR="005D51BB" w:rsidP="00AB30C7" w:rsidRDefault="00E516A3" w14:paraId="517CFCC9" w14:textId="4F6E999A">
      <w:pPr>
        <w:pStyle w:val="p1a"/>
      </w:pPr>
      <w:r w:rsidR="4776BAE2">
        <w:rPr/>
        <w:t xml:space="preserve">   </w:t>
      </w:r>
      <w:r w:rsidR="490F0A2C">
        <w:rPr/>
        <w:t xml:space="preserve">Modern machine learning </w:t>
      </w:r>
      <w:r w:rsidR="3C64C79B">
        <w:rPr/>
        <w:t xml:space="preserve">often involves a </w:t>
      </w:r>
      <w:r w:rsidR="41A9D165">
        <w:rPr/>
        <w:t>handful</w:t>
      </w:r>
      <w:r w:rsidR="3C64C79B">
        <w:rPr/>
        <w:t xml:space="preserve"> of </w:t>
      </w:r>
      <w:r w:rsidR="41A9D165">
        <w:rPr/>
        <w:t>algorithms</w:t>
      </w:r>
      <w:r w:rsidR="3C64C79B">
        <w:rPr/>
        <w:t xml:space="preserve"> such as </w:t>
      </w:r>
      <w:r w:rsidR="3C64C79B">
        <w:rPr/>
        <w:t>XGBoost</w:t>
      </w:r>
      <w:r w:rsidR="3C64C79B">
        <w:rPr/>
        <w:t>, Random Forests</w:t>
      </w:r>
      <w:r w:rsidR="41A9D165">
        <w:rPr/>
        <w:t xml:space="preserve">, </w:t>
      </w:r>
      <w:r w:rsidR="33650E16">
        <w:rPr/>
        <w:t xml:space="preserve">and </w:t>
      </w:r>
      <w:r w:rsidR="179B14FC">
        <w:rPr/>
        <w:t>Boosted Gradient Descent</w:t>
      </w:r>
      <w:r w:rsidR="3470110D">
        <w:rPr/>
        <w:t xml:space="preserve">. </w:t>
      </w:r>
      <w:r w:rsidR="3FD58E08">
        <w:rPr/>
        <w:t xml:space="preserve">An often underutilized and poorly understood approach </w:t>
      </w:r>
      <w:r w:rsidR="11BE83A9">
        <w:rPr/>
        <w:t>to problems in machine learning is a Bayesian approach.</w:t>
      </w:r>
      <w:r w:rsidR="045F59D2">
        <w:rPr/>
        <w:t xml:space="preserve">  Bayesian statistics take a fundamentally different approach to data and parameters when compared to frequentist statistics</w:t>
      </w:r>
      <w:r w:rsidR="029AC965">
        <w:rPr/>
        <w:t xml:space="preserve">. </w:t>
      </w:r>
      <w:r w:rsidR="045F59D2">
        <w:rPr/>
        <w:t xml:space="preserve">Bayesian statistics consider </w:t>
      </w:r>
      <w:r w:rsidR="3BA819FB">
        <w:rPr/>
        <w:t>both the data and the parameters to be drawn from random distributions, while frequentist statistics only consider the data to be random</w:t>
      </w:r>
      <w:r w:rsidR="2D9F442E">
        <w:rPr/>
        <w:t xml:space="preserve">. </w:t>
      </w:r>
      <w:r w:rsidR="3BA819FB">
        <w:rPr/>
        <w:t xml:space="preserve">This is a key distinction because </w:t>
      </w:r>
      <w:r w:rsidR="1D3D864D">
        <w:rPr/>
        <w:t xml:space="preserve">Bayesian statistics </w:t>
      </w:r>
      <w:r w:rsidR="3511D0A6">
        <w:rPr/>
        <w:t>include notions of prior probabilities</w:t>
      </w:r>
      <w:r w:rsidR="5A4C4409">
        <w:rPr/>
        <w:t xml:space="preserve"> that can </w:t>
      </w:r>
      <w:r w:rsidR="36E50213">
        <w:rPr/>
        <w:t xml:space="preserve">help </w:t>
      </w:r>
      <w:r w:rsidR="5A4C4409">
        <w:rPr/>
        <w:t>define otherwise unknown distributions</w:t>
      </w:r>
      <w:r w:rsidR="39AB2370">
        <w:rPr/>
        <w:t xml:space="preserve">. </w:t>
      </w:r>
      <w:r w:rsidR="36E50213">
        <w:rPr/>
        <w:t xml:space="preserve">In the case of detecting Medicare FWA, the Bayesian perspective can approach the detection problem with an understanding of the </w:t>
      </w:r>
      <w:r w:rsidR="23A79346">
        <w:rPr/>
        <w:t>claim being FWA based on an assigned prior probability</w:t>
      </w:r>
      <w:r w:rsidR="7D136278">
        <w:rPr/>
        <w:t xml:space="preserve">. </w:t>
      </w:r>
      <w:r w:rsidR="75E1D164">
        <w:rPr/>
        <w:t xml:space="preserve">As the chosen algorithm evaluates the claim at hand, </w:t>
      </w:r>
      <w:r w:rsidR="75E1D164">
        <w:rPr/>
        <w:t xml:space="preserve">the </w:t>
      </w:r>
      <w:r w:rsidR="0387F0F2">
        <w:rPr/>
        <w:t>prior probab</w:t>
      </w:r>
      <w:r w:rsidR="675B3B69">
        <w:rPr/>
        <w:t>ility</w:t>
      </w:r>
      <w:r w:rsidR="0387F0F2">
        <w:rPr/>
        <w:t xml:space="preserve"> </w:t>
      </w:r>
      <w:r w:rsidR="67737C72">
        <w:rPr/>
        <w:t>is</w:t>
      </w:r>
      <w:r w:rsidR="0387F0F2">
        <w:rPr/>
        <w:t xml:space="preserve"> updated as the algorithm is fed more and more data, with the intention of </w:t>
      </w:r>
      <w:r w:rsidR="39E7EF21">
        <w:rPr/>
        <w:t xml:space="preserve">updating its belief in the legitimacy of the claim as it evaluates a given claim. </w:t>
      </w:r>
      <w:r w:rsidR="47C84972">
        <w:rPr/>
        <w:t xml:space="preserve">This approach also impacts the algorithms view of the </w:t>
      </w:r>
      <w:r w:rsidR="1D56A7DE">
        <w:rPr/>
        <w:t>data, when</w:t>
      </w:r>
      <w:r w:rsidR="47C84972">
        <w:rPr/>
        <w:t xml:space="preserve"> each claim is determined to be either FWA or </w:t>
      </w:r>
      <w:r w:rsidR="69FA41B3">
        <w:rPr/>
        <w:t>legitimate</w:t>
      </w:r>
      <w:r w:rsidR="47C84972">
        <w:rPr/>
        <w:t xml:space="preserve">, the </w:t>
      </w:r>
      <w:r w:rsidR="69FA41B3">
        <w:rPr/>
        <w:t>algorithm</w:t>
      </w:r>
      <w:r w:rsidR="47C84972">
        <w:rPr/>
        <w:t xml:space="preserve"> will recall this global prior probability of FWA occurring and being evaluating each claim as FWA or </w:t>
      </w:r>
      <w:r w:rsidR="69FA41B3">
        <w:rPr/>
        <w:t>legitimate</w:t>
      </w:r>
      <w:r w:rsidR="47C84972">
        <w:rPr/>
        <w:t xml:space="preserve"> with this new understanding of </w:t>
      </w:r>
      <w:r w:rsidR="69FA41B3">
        <w:rPr/>
        <w:t>its prior probability</w:t>
      </w:r>
      <w:r w:rsidR="51B7DAAB">
        <w:rPr/>
        <w:t xml:space="preserve">. </w:t>
      </w:r>
      <w:r w:rsidR="3E3AD140">
        <w:rPr/>
        <w:t>T</w:t>
      </w:r>
      <w:r w:rsidR="2CFAE42A">
        <w:rPr/>
        <w:t xml:space="preserve">he prior probabilities will be </w:t>
      </w:r>
      <w:r w:rsidR="3E3AD140">
        <w:rPr/>
        <w:t>determined</w:t>
      </w:r>
      <w:r w:rsidR="2CFAE42A">
        <w:rPr/>
        <w:t xml:space="preserve"> using </w:t>
      </w:r>
      <w:r w:rsidR="4E4C53CD">
        <w:rPr/>
        <w:t>both Ma</w:t>
      </w:r>
      <w:r w:rsidR="73861193">
        <w:rPr/>
        <w:t>rk</w:t>
      </w:r>
      <w:r w:rsidR="4E4C53CD">
        <w:rPr/>
        <w:t xml:space="preserve">ov-Chain Monte Carlo and </w:t>
      </w:r>
      <w:r w:rsidR="7C5F72E4">
        <w:rPr/>
        <w:t xml:space="preserve">simple statistics to </w:t>
      </w:r>
      <w:r w:rsidR="73861193">
        <w:rPr/>
        <w:t xml:space="preserve">examine </w:t>
      </w:r>
      <w:r w:rsidR="606436AE">
        <w:rPr/>
        <w:t>prevalence of FWA within the data</w:t>
      </w:r>
      <w:r w:rsidR="3A30F3D2">
        <w:rPr/>
        <w:t xml:space="preserve">. </w:t>
      </w:r>
    </w:p>
    <w:p w:rsidR="38E40A65" w:rsidP="63CA9616" w:rsidRDefault="38E40A65" w14:paraId="00AB099F" w14:textId="047EE795">
      <w:pPr>
        <w:spacing w:line="240" w:lineRule="exact"/>
        <w:rPr>
          <w:rFonts w:ascii="Times New Roman" w:hAnsi="Times New Roman" w:eastAsia="Times New Roman"/>
        </w:rPr>
      </w:pPr>
      <w:r w:rsidRPr="69A9C8EC" w:rsidR="3386D39B">
        <w:rPr>
          <w:rFonts w:ascii="Times New Roman" w:hAnsi="Times New Roman" w:eastAsia="Times New Roman"/>
        </w:rPr>
        <w:t xml:space="preserve">The best model Local Outlier Factor produced a 63% Area Under the Curve, just 13% higher than random. As also averred by the study, such a low score makes it difficult to deploy this study for real world application. Situations like this usually demands scrutiny of the data and its source/s. One </w:t>
      </w:r>
      <w:r w:rsidRPr="69A9C8EC" w:rsidR="1C64DADF">
        <w:rPr>
          <w:rFonts w:ascii="Times New Roman" w:hAnsi="Times New Roman" w:eastAsia="Times New Roman"/>
        </w:rPr>
        <w:t>explanation</w:t>
      </w:r>
      <w:r w:rsidRPr="69A9C8EC" w:rsidR="3386D39B">
        <w:rPr>
          <w:rFonts w:ascii="Times New Roman" w:hAnsi="Times New Roman" w:eastAsia="Times New Roman"/>
        </w:rPr>
        <w:t xml:space="preserve"> for the low AUC scores could be a lack of known fraudulent providers to use as fraud labels for validation, creating a highly imbalanced dataset (</w:t>
      </w:r>
      <w:r w:rsidRPr="69A9C8EC" w:rsidR="3386D39B">
        <w:rPr>
          <w:rFonts w:ascii="Times New Roman" w:hAnsi="Times New Roman" w:eastAsia="Times New Roman"/>
        </w:rPr>
        <w:t>Bauder</w:t>
      </w:r>
      <w:r w:rsidRPr="69A9C8EC" w:rsidR="3386D39B">
        <w:rPr>
          <w:rFonts w:ascii="Times New Roman" w:hAnsi="Times New Roman" w:eastAsia="Times New Roman"/>
        </w:rPr>
        <w:t xml:space="preserve"> &amp; </w:t>
      </w:r>
      <w:r w:rsidRPr="69A9C8EC" w:rsidR="3386D39B">
        <w:rPr>
          <w:rFonts w:ascii="Times New Roman" w:hAnsi="Times New Roman" w:eastAsia="Times New Roman"/>
        </w:rPr>
        <w:t>Khoshgoftaar</w:t>
      </w:r>
      <w:r w:rsidRPr="69A9C8EC" w:rsidR="3386D39B">
        <w:rPr>
          <w:rFonts w:ascii="Times New Roman" w:hAnsi="Times New Roman" w:eastAsia="Times New Roman"/>
        </w:rPr>
        <w:t xml:space="preserve"> 2017, p</w:t>
      </w:r>
      <w:r w:rsidRPr="69A9C8EC" w:rsidR="7774DC6D">
        <w:rPr>
          <w:rFonts w:ascii="Times New Roman" w:hAnsi="Times New Roman" w:eastAsia="Times New Roman"/>
        </w:rPr>
        <w:t xml:space="preserve">. </w:t>
      </w:r>
      <w:r w:rsidRPr="69A9C8EC" w:rsidR="3386D39B">
        <w:rPr>
          <w:rFonts w:ascii="Times New Roman" w:hAnsi="Times New Roman" w:eastAsia="Times New Roman"/>
        </w:rPr>
        <w:t>860).</w:t>
      </w:r>
    </w:p>
    <w:p w:rsidRPr="00AB30C7" w:rsidR="00AB30C7" w:rsidP="63CA9616" w:rsidRDefault="005D51BB" w14:paraId="4FED3400" w14:textId="5F24B522">
      <w:pPr>
        <w:pStyle w:val="p1a"/>
      </w:pPr>
      <w:r w:rsidRPr="63CA9616">
        <w:lastRenderedPageBreak/>
        <w:t xml:space="preserve">   This research will use entirely open-source models and </w:t>
      </w:r>
      <w:r w:rsidRPr="63CA9616" w:rsidR="000853B2">
        <w:t>publicly</w:t>
      </w:r>
      <w:r w:rsidRPr="63CA9616">
        <w:t xml:space="preserve"> accessible data to </w:t>
      </w:r>
      <w:r w:rsidRPr="63CA9616" w:rsidR="000853B2">
        <w:t>embrace transparency in claim evaluation criteria</w:t>
      </w:r>
      <w:r w:rsidRPr="63CA9616" w:rsidR="0058528E">
        <w:t xml:space="preserve">.  </w:t>
      </w:r>
      <w:r w:rsidRPr="63CA9616" w:rsidR="00292B19">
        <w:t xml:space="preserve">As a final note, in addition to the </w:t>
      </w:r>
      <w:r w:rsidRPr="63CA9616" w:rsidR="002455A4">
        <w:t>novel Bayesian approaches to this problem</w:t>
      </w:r>
      <w:r w:rsidRPr="63CA9616" w:rsidR="00E06091">
        <w:t>, the research team will use an assortment of calibration models such as random forest, and Boost to determine baseline performance for determining FWA.</w:t>
      </w:r>
    </w:p>
    <w:p w:rsidR="70008FB4" w:rsidP="63CA9616" w:rsidRDefault="70008FB4" w14:paraId="09111191" w14:textId="4787D205">
      <w:r w:rsidRPr="63CA9616">
        <w:t xml:space="preserve">Machine learning </w:t>
      </w:r>
      <w:r w:rsidRPr="63CA9616" w:rsidR="45039DF4">
        <w:t>is a subjective science and criteria for success can be measured on any number of levels.  Since this data is extremely imbalanced and an algorithm that simply classifies all clai</w:t>
      </w:r>
      <w:r w:rsidRPr="63CA9616" w:rsidR="78DA39CB">
        <w:t xml:space="preserve">ms as legitimate would perform at around 90% accuracy.  As a solution to this problem, F1 score will be used as the primary metric for success, F1 </w:t>
      </w:r>
      <w:r w:rsidRPr="63CA9616" w:rsidR="7AB6C71C">
        <w:t xml:space="preserve">is an evaluation metrics that balances precision and recall.   F1 is the </w:t>
      </w:r>
      <w:r w:rsidRPr="63CA9616" w:rsidR="019B4C24">
        <w:t>harmonic</w:t>
      </w:r>
      <w:r w:rsidRPr="63CA9616" w:rsidR="7AB6C71C">
        <w:t xml:space="preserve"> </w:t>
      </w:r>
      <w:r w:rsidRPr="63CA9616" w:rsidR="0AEEC9B8">
        <w:t>mean</w:t>
      </w:r>
      <w:r w:rsidRPr="63CA9616" w:rsidR="7AB6C71C">
        <w:t xml:space="preserve"> of both </w:t>
      </w:r>
      <w:r w:rsidRPr="63CA9616" w:rsidR="70835C52">
        <w:t>precision</w:t>
      </w:r>
      <w:r w:rsidRPr="63CA9616" w:rsidR="7AB6C71C">
        <w:t xml:space="preserve"> and </w:t>
      </w:r>
      <w:r w:rsidRPr="63CA9616" w:rsidR="23344DE2">
        <w:t>recall and</w:t>
      </w:r>
      <w:r w:rsidRPr="63CA9616" w:rsidR="7AB6C71C">
        <w:t xml:space="preserve"> will balance the overabundance of </w:t>
      </w:r>
      <w:r w:rsidRPr="63CA9616" w:rsidR="0DEDEC19">
        <w:t xml:space="preserve">legitimate claim data with the need to detect and accurately classify transactions categorized as FWA.  </w:t>
      </w:r>
      <w:r w:rsidRPr="63CA9616" w:rsidR="720E3923">
        <w:t>For the purposes of this research, the threshold for a successful algorithm will achieve an F1 score of &gt;0.6.</w:t>
      </w:r>
      <w:r w:rsidRPr="63CA9616" w:rsidR="0297EC3F">
        <w:t xml:space="preserve">  In addition to the F1 metric, the research t</w:t>
      </w:r>
      <w:r w:rsidRPr="63CA9616" w:rsidR="6846407F">
        <w:t>eam</w:t>
      </w:r>
      <w:r w:rsidRPr="63CA9616" w:rsidR="0297EC3F">
        <w:t xml:space="preserve"> will also look at the contextual implications of</w:t>
      </w:r>
      <w:r w:rsidRPr="63CA9616" w:rsidR="0C052B79">
        <w:t xml:space="preserve"> additional</w:t>
      </w:r>
      <w:r w:rsidRPr="63CA9616" w:rsidR="0297EC3F">
        <w:t xml:space="preserve"> criteria to evaluate </w:t>
      </w:r>
      <w:r w:rsidRPr="63CA9616" w:rsidR="4D84BCA9">
        <w:t xml:space="preserve">performance of different algorithms.  As an example, </w:t>
      </w:r>
      <w:proofErr w:type="spellStart"/>
      <w:r w:rsidRPr="63CA9616" w:rsidR="4D84BCA9">
        <w:t>XGBoost</w:t>
      </w:r>
      <w:proofErr w:type="spellEnd"/>
      <w:r w:rsidRPr="63CA9616" w:rsidR="4D84BCA9">
        <w:t xml:space="preserve"> and a Bayesian classifier operate under fundamentally different assumptions, and despite using one as a baseline, the research team will </w:t>
      </w:r>
      <w:r w:rsidRPr="63CA9616" w:rsidR="6869A774">
        <w:t xml:space="preserve">need to look at a variety of different metrics across the different classifiers.  </w:t>
      </w:r>
    </w:p>
    <w:p w:rsidR="63CA9616" w:rsidP="63CA9616" w:rsidRDefault="63CA9616" w14:paraId="5AAFDBD1" w14:textId="6913ECC0">
      <w:pPr>
        <w:spacing w:line="259" w:lineRule="auto"/>
      </w:pPr>
    </w:p>
    <w:p w:rsidR="00AB30C7" w:rsidP="00AB30C7" w:rsidRDefault="00AB30C7" w14:paraId="59F0C2A2" w14:textId="77777777">
      <w:pPr>
        <w:pStyle w:val="heading10"/>
      </w:pPr>
      <w:r>
        <w:t>5   Context Architecture</w:t>
      </w:r>
    </w:p>
    <w:p w:rsidR="63CA9616" w:rsidP="63CA9616" w:rsidRDefault="63CA9616" w14:paraId="4B96CB40" w14:textId="19EEDCCD">
      <w:pPr>
        <w:pStyle w:val="p1a"/>
      </w:pPr>
    </w:p>
    <w:p w:rsidRPr="002472BB" w:rsidR="002472BB" w:rsidP="002472BB" w:rsidRDefault="002472BB" w14:paraId="4A0689EC" w14:textId="24A8E90A">
      <w:pPr>
        <w:pStyle w:val="p1a"/>
      </w:pPr>
      <w:r>
        <w:tab/>
      </w:r>
      <w:r>
        <w:t>(Placeholder) This will be filled out as the research team</w:t>
      </w:r>
      <w:r w:rsidR="005744F9">
        <w:t>, as data architecture is determined.</w:t>
      </w:r>
      <w:r>
        <w:t xml:space="preserve"> </w:t>
      </w:r>
    </w:p>
    <w:p w:rsidR="00AB30C7" w:rsidP="00AB30C7" w:rsidRDefault="00AB30C7" w14:paraId="0467AA81" w14:textId="77777777">
      <w:pPr>
        <w:pStyle w:val="heading10"/>
        <w:rPr>
          <w:ins w:author="Olanipekun, Babatunde" w:date="2021-12-04T23:05:21.701Z" w:id="1430862211"/>
          <w:del w:author="Goodwin, Ben" w:date="2021-12-06T02:58:03.081Z" w:id="1948855125"/>
        </w:rPr>
      </w:pPr>
      <w:r w:rsidR="0816042A">
        <w:rPr/>
        <w:t>6   Results</w:t>
      </w:r>
    </w:p>
    <w:p w:rsidR="644722BE" w:rsidP="69A9C8EC" w:rsidRDefault="644722BE" w14:paraId="5D982A6B" w14:textId="511EA941">
      <w:pPr>
        <w:pStyle w:val="p1a"/>
        <w:rPr>
          <w:del w:author="Goodwin, Ben" w:date="2021-12-06T02:58:02.59Z" w:id="554135920"/>
          <w:rFonts w:ascii="Times" w:hAnsi="Times" w:eastAsia="PMingLiU" w:cs="Times New Roman"/>
        </w:rPr>
        <w:pPrChange w:author="Olanipekun, Babatunde" w:date="2021-12-04T23:05:21.723Z">
          <w:pPr>
            <w:pStyle w:val="heading10"/>
          </w:pPr>
        </w:pPrChange>
      </w:pPr>
    </w:p>
    <w:p w:rsidR="63CA9616" w:rsidP="63CA9616" w:rsidRDefault="63CA9616" w14:paraId="20A0E0FA" w14:textId="3D3D1244">
      <w:pPr>
        <w:pStyle w:val="p1a"/>
      </w:pPr>
    </w:p>
    <w:p w:rsidR="00035BF9" w:rsidP="69A9C8EC" w:rsidRDefault="00035BF9" w14:paraId="36C616F6" w14:textId="0BDCAA87">
      <w:pPr>
        <w:pStyle w:val="p1a"/>
        <w:ind w:left="0"/>
        <w:pPrChange w:author="Goodwin, Ben" w:date="2021-12-06T02:57:38.92Z">
          <w:pPr>
            <w:pStyle w:val="p1a"/>
            <w:ind w:left="720"/>
          </w:pPr>
        </w:pPrChange>
      </w:pPr>
      <w:r w:rsidR="2FDA98AF">
        <w:rPr/>
        <w:t xml:space="preserve">Through the research of Medicare data, </w:t>
      </w:r>
      <w:r w:rsidR="1BD594CF">
        <w:rPr/>
        <w:t xml:space="preserve">the research </w:t>
      </w:r>
      <w:r w:rsidR="2FDA98AF">
        <w:rPr/>
        <w:t xml:space="preserve">team hopes to generalize the common occurrences of fraud, abuse and overbilling throughout the Medicare system using machine learning. The </w:t>
      </w:r>
      <w:r w:rsidR="0E1825A4">
        <w:rPr/>
        <w:t>re</w:t>
      </w:r>
      <w:r w:rsidR="0B068393">
        <w:rPr/>
        <w:t xml:space="preserve">search </w:t>
      </w:r>
      <w:r w:rsidR="2FDA98AF">
        <w:rPr/>
        <w:t>team will determine “good” results using various statistical tests as well as participating in a continuous feedback loop with stakeholders who regularly handle and identify fraud, abuse, and overbilling</w:t>
      </w:r>
      <w:r w:rsidR="44054EA3">
        <w:rPr/>
        <w:t xml:space="preserve">. </w:t>
      </w:r>
    </w:p>
    <w:p w:rsidRPr="00035BF9" w:rsidR="00035BF9" w:rsidP="00035BF9" w:rsidRDefault="00035BF9" w14:paraId="1E29704E" w14:textId="692E7BC4">
      <w:pPr>
        <w:pStyle w:val="p1a"/>
        <w:rPr>
          <w:ins w:author="Olanipekun, Babatunde" w:date="2021-12-05T00:07:54.813Z" w:id="133392868"/>
        </w:rPr>
      </w:pPr>
      <w:ins w:author="Olanipekun, Babatunde" w:date="2021-12-04T23:05:35.838Z" w:id="1078853223">
        <w:r w:rsidR="58B75A9D">
          <w:t>Exploratory Data Analysis</w:t>
        </w:r>
      </w:ins>
    </w:p>
    <w:p w:rsidR="7F66E2A3" w:rsidP="69A9C8EC" w:rsidRDefault="7F66E2A3" w14:paraId="3AD8B122" w14:textId="71B655EE">
      <w:pPr>
        <w:pStyle w:val="Normal"/>
        <w:rPr>
          <w:ins w:author="Olanipekun, Babatunde" w:date="2021-12-04T23:05:37.204Z" w:id="1187826291"/>
          <w:rFonts w:ascii="Times" w:hAnsi="Times" w:eastAsia="PMingLiU" w:cs="Times New Roman"/>
        </w:rPr>
        <w:pPrChange w:author="Olanipekun, Babatunde" w:date="2021-12-05T00:07:54.87Z">
          <w:pPr>
            <w:pStyle w:val="p1a"/>
          </w:pPr>
        </w:pPrChange>
      </w:pPr>
      <w:ins w:author="Olanipekun, Babatunde" w:date="2021-12-05T00:09:59.904Z" w:id="1409677980">
        <w:r w:rsidRPr="69A9C8EC" w:rsidR="7F66E2A3">
          <w:rPr>
            <w:rFonts w:ascii="Times" w:hAnsi="Times" w:eastAsia="PMingLiU" w:cs="Times New Roman"/>
          </w:rPr>
          <w:t xml:space="preserve">The dataset </w:t>
        </w:r>
      </w:ins>
      <w:ins w:author="Olanipekun, Babatunde" w:date="2021-12-05T00:17:43.189Z" w:id="426642057">
        <w:r w:rsidRPr="69A9C8EC" w:rsidR="6C00F5A8">
          <w:rPr>
            <w:rFonts w:ascii="Times" w:hAnsi="Times" w:eastAsia="PMingLiU" w:cs="Times New Roman"/>
          </w:rPr>
          <w:t>used</w:t>
        </w:r>
      </w:ins>
      <w:ins w:author="Olanipekun, Babatunde" w:date="2021-12-05T00:09:59.904Z" w:id="741800817">
        <w:r w:rsidRPr="69A9C8EC" w:rsidR="7F66E2A3">
          <w:rPr>
            <w:rFonts w:ascii="Times" w:hAnsi="Times" w:eastAsia="PMingLiU" w:cs="Times New Roman"/>
          </w:rPr>
          <w:t xml:space="preserve"> for this project </w:t>
        </w:r>
        <w:r w:rsidRPr="69A9C8EC" w:rsidR="7F66E2A3">
          <w:rPr>
            <w:rFonts w:ascii="Times" w:hAnsi="Times" w:eastAsia="PMingLiU" w:cs="Times New Roman"/>
          </w:rPr>
          <w:t>contains ??</w:t>
        </w:r>
        <w:r w:rsidRPr="69A9C8EC" w:rsidR="7F66E2A3">
          <w:rPr>
            <w:rFonts w:ascii="Times" w:hAnsi="Times" w:eastAsia="PMingLiU" w:cs="Times New Roman"/>
          </w:rPr>
          <w:t xml:space="preserve"> Instances </w:t>
        </w:r>
        <w:r w:rsidRPr="69A9C8EC" w:rsidR="7F66E2A3">
          <w:rPr>
            <w:rFonts w:ascii="Times" w:hAnsi="Times" w:eastAsia="PMingLiU" w:cs="Times New Roman"/>
          </w:rPr>
          <w:t>and ??</w:t>
        </w:r>
        <w:r w:rsidRPr="69A9C8EC" w:rsidR="7F66E2A3">
          <w:rPr>
            <w:rFonts w:ascii="Times" w:hAnsi="Times" w:eastAsia="PMingLiU" w:cs="Times New Roman"/>
          </w:rPr>
          <w:t xml:space="preserve"> Attributes. These</w:t>
        </w:r>
      </w:ins>
      <w:ins w:author="Olanipekun, Babatunde" w:date="2021-12-05T00:10:57.459Z" w:id="331276317">
        <w:r w:rsidRPr="69A9C8EC" w:rsidR="7F66E2A3">
          <w:rPr>
            <w:rFonts w:ascii="Times" w:hAnsi="Times" w:eastAsia="PMingLiU" w:cs="Times New Roman"/>
          </w:rPr>
          <w:t xml:space="preserve"> were aggregated to show the distribut</w:t>
        </w:r>
        <w:r w:rsidRPr="69A9C8EC" w:rsidR="0B907F58">
          <w:rPr>
            <w:rFonts w:ascii="Times" w:hAnsi="Times" w:eastAsia="PMingLiU" w:cs="Times New Roman"/>
          </w:rPr>
          <w:t xml:space="preserve">ion of claims among the uniquely </w:t>
        </w:r>
        <w:r w:rsidRPr="69A9C8EC" w:rsidR="0B907F58">
          <w:rPr>
            <w:rFonts w:ascii="Times" w:hAnsi="Times" w:eastAsia="PMingLiU" w:cs="Times New Roman"/>
          </w:rPr>
          <w:t>identified</w:t>
        </w:r>
        <w:r w:rsidRPr="69A9C8EC" w:rsidR="0B907F58">
          <w:rPr>
            <w:rFonts w:ascii="Times" w:hAnsi="Times" w:eastAsia="PMingLiU" w:cs="Times New Roman"/>
          </w:rPr>
          <w:t xml:space="preserve"> providers (</w:t>
        </w:r>
      </w:ins>
      <w:ins w:author="Olanipekun, Babatunde" w:date="2021-12-05T00:11:00.007Z" w:id="1513123143">
        <w:r w:rsidRPr="69A9C8EC" w:rsidR="0B907F58">
          <w:rPr>
            <w:rFonts w:ascii="Times" w:hAnsi="Times" w:eastAsia="PMingLiU" w:cs="Times New Roman"/>
          </w:rPr>
          <w:t>Figure 1)</w:t>
        </w:r>
      </w:ins>
      <w:ins w:author="Olanipekun, Babatunde" w:date="2021-12-05T00:10:57.459Z" w:id="331327204">
        <w:r w:rsidRPr="69A9C8EC" w:rsidR="0B907F58">
          <w:rPr>
            <w:rFonts w:ascii="Times" w:hAnsi="Times" w:eastAsia="PMingLiU" w:cs="Times New Roman"/>
          </w:rPr>
          <w:t>.</w:t>
        </w:r>
      </w:ins>
      <w:ins w:author="Olanipekun, Babatunde" w:date="2021-12-05T00:11:54.035Z" w:id="2117168814">
        <w:r w:rsidRPr="69A9C8EC" w:rsidR="616869C5">
          <w:rPr>
            <w:rFonts w:ascii="Times" w:hAnsi="Times" w:eastAsia="PMingLiU" w:cs="Times New Roman"/>
          </w:rPr>
          <w:t xml:space="preserve"> </w:t>
        </w:r>
      </w:ins>
      <w:ins w:author="Olanipekun, Babatunde" w:date="2021-12-05T00:12:59.525Z" w:id="1464697170">
        <w:r w:rsidRPr="69A9C8EC" w:rsidR="00A63116">
          <w:rPr>
            <w:rFonts w:ascii="Times" w:hAnsi="Times" w:eastAsia="PMingLiU" w:cs="Times New Roman"/>
          </w:rPr>
          <w:t xml:space="preserve">Most of the claims studied occurred are categorized </w:t>
        </w:r>
      </w:ins>
      <w:ins w:author="Olanipekun, Babatunde" w:date="2021-12-05T00:13:02.213Z" w:id="813434433">
        <w:r w:rsidRPr="69A9C8EC" w:rsidR="00A63116">
          <w:rPr>
            <w:rFonts w:ascii="Times" w:hAnsi="Times" w:eastAsia="PMingLiU" w:cs="Times New Roman"/>
          </w:rPr>
          <w:t xml:space="preserve">in </w:t>
        </w:r>
        <w:r w:rsidRPr="69A9C8EC" w:rsidR="00A63116">
          <w:rPr>
            <w:rFonts w:ascii="Times" w:hAnsi="Times" w:eastAsia="PMingLiU" w:cs="Times New Roman"/>
          </w:rPr>
          <w:t xml:space="preserve">the </w:t>
        </w:r>
      </w:ins>
      <w:ins w:author="Olanipekun, Babatunde" w:date="2021-12-05T00:12:24.095Z" w:id="1846766684">
        <w:r w:rsidRPr="69A9C8EC" w:rsidR="616869C5">
          <w:rPr>
            <w:rFonts w:ascii="Times" w:hAnsi="Times" w:eastAsia="PMingLiU" w:cs="Times New Roman"/>
          </w:rPr>
          <w:t>diagnostic</w:t>
        </w:r>
        <w:r w:rsidRPr="69A9C8EC" w:rsidR="616869C5">
          <w:rPr>
            <w:rFonts w:ascii="Times" w:hAnsi="Times" w:eastAsia="PMingLiU" w:cs="Times New Roman"/>
          </w:rPr>
          <w:t xml:space="preserve"> radi</w:t>
        </w:r>
        <w:r w:rsidRPr="69A9C8EC" w:rsidR="585C12EB">
          <w:rPr>
            <w:rFonts w:ascii="Times" w:hAnsi="Times" w:eastAsia="PMingLiU" w:cs="Times New Roman"/>
          </w:rPr>
          <w:t>ology and internal medicine</w:t>
        </w:r>
      </w:ins>
      <w:ins w:author="Olanipekun, Babatunde" w:date="2021-12-05T00:13:59.91Z" w:id="716828434">
        <w:r w:rsidRPr="69A9C8EC" w:rsidR="242882C3">
          <w:rPr>
            <w:rFonts w:ascii="Times" w:hAnsi="Times" w:eastAsia="PMingLiU" w:cs="Times New Roman"/>
          </w:rPr>
          <w:t xml:space="preserve">. </w:t>
        </w:r>
      </w:ins>
      <w:ins w:author="Olanipekun, Babatunde" w:date="2021-12-05T00:15:23.581Z" w:id="1504460436">
        <w:r w:rsidRPr="69A9C8EC" w:rsidR="676384C1">
          <w:rPr>
            <w:rFonts w:ascii="Times" w:hAnsi="Times" w:eastAsia="PMingLiU" w:cs="Times New Roman"/>
          </w:rPr>
          <w:t xml:space="preserve">Interestingly </w:t>
        </w:r>
      </w:ins>
      <w:ins w:author="Olanipekun, Babatunde" w:date="2021-12-05T00:13:59.91Z" w:id="361248314">
        <w:r w:rsidRPr="69A9C8EC" w:rsidR="242882C3">
          <w:rPr>
            <w:rFonts w:ascii="Times" w:hAnsi="Times" w:eastAsia="PMingLiU" w:cs="Times New Roman"/>
          </w:rPr>
          <w:t xml:space="preserve">podiatry, </w:t>
        </w:r>
        <w:r w:rsidRPr="69A9C8EC" w:rsidR="242882C3">
          <w:rPr>
            <w:rFonts w:ascii="Times" w:hAnsi="Times" w:eastAsia="PMingLiU" w:cs="Times New Roman"/>
          </w:rPr>
          <w:t>gastroeterology</w:t>
        </w:r>
        <w:r w:rsidRPr="69A9C8EC" w:rsidR="242882C3">
          <w:rPr>
            <w:rFonts w:ascii="Times" w:hAnsi="Times" w:eastAsia="PMingLiU" w:cs="Times New Roman"/>
          </w:rPr>
          <w:t xml:space="preserve"> and urology</w:t>
        </w:r>
      </w:ins>
      <w:ins w:author="Olanipekun, Babatunde" w:date="2021-12-05T00:14:23.806Z" w:id="550112129">
        <w:r w:rsidRPr="69A9C8EC" w:rsidR="1C2F0F53">
          <w:rPr>
            <w:rFonts w:ascii="Times" w:hAnsi="Times" w:eastAsia="PMingLiU" w:cs="Times New Roman"/>
          </w:rPr>
          <w:t>, respectively,</w:t>
        </w:r>
      </w:ins>
      <w:ins w:author="Olanipekun, Babatunde" w:date="2021-12-05T00:13:59.91Z" w:id="1712670003">
        <w:r w:rsidRPr="69A9C8EC" w:rsidR="242882C3">
          <w:rPr>
            <w:rFonts w:ascii="Times" w:hAnsi="Times" w:eastAsia="PMingLiU" w:cs="Times New Roman"/>
          </w:rPr>
          <w:t xml:space="preserve"> h</w:t>
        </w:r>
      </w:ins>
      <w:ins w:author="Olanipekun, Babatunde" w:date="2021-12-05T00:14:39.416Z" w:id="814713259">
        <w:r w:rsidRPr="69A9C8EC" w:rsidR="242882C3">
          <w:rPr>
            <w:rFonts w:ascii="Times" w:hAnsi="Times" w:eastAsia="PMingLiU" w:cs="Times New Roman"/>
          </w:rPr>
          <w:t>ave the least claims</w:t>
        </w:r>
        <w:r w:rsidRPr="69A9C8EC" w:rsidR="1530CAFE">
          <w:rPr>
            <w:rFonts w:ascii="Times" w:hAnsi="Times" w:eastAsia="PMingLiU" w:cs="Times New Roman"/>
          </w:rPr>
          <w:t xml:space="preserve"> (Figure 2)</w:t>
        </w:r>
        <w:r w:rsidRPr="69A9C8EC" w:rsidR="242882C3">
          <w:rPr>
            <w:rFonts w:ascii="Times" w:hAnsi="Times" w:eastAsia="PMingLiU" w:cs="Times New Roman"/>
          </w:rPr>
          <w:t>.</w:t>
        </w:r>
      </w:ins>
      <w:ins w:author="Olanipekun, Babatunde" w:date="2021-12-05T00:19:58.541Z" w:id="810759439">
        <w:r w:rsidRPr="69A9C8EC" w:rsidR="34961CD5">
          <w:rPr>
            <w:rFonts w:ascii="Times" w:hAnsi="Times" w:eastAsia="PMingLiU" w:cs="Times New Roman"/>
          </w:rPr>
          <w:t xml:space="preserve"> To </w:t>
        </w:r>
        <w:r w:rsidRPr="69A9C8EC" w:rsidR="34961CD5">
          <w:rPr>
            <w:rFonts w:ascii="Times" w:hAnsi="Times" w:eastAsia="PMingLiU" w:cs="Times New Roman"/>
          </w:rPr>
          <w:t>provide</w:t>
        </w:r>
        <w:r w:rsidRPr="69A9C8EC" w:rsidR="34961CD5">
          <w:rPr>
            <w:rFonts w:ascii="Times" w:hAnsi="Times" w:eastAsia="PMingLiU" w:cs="Times New Roman"/>
          </w:rPr>
          <w:t xml:space="preserve"> a perspective on the claims </w:t>
        </w:r>
        <w:r w:rsidRPr="69A9C8EC" w:rsidR="34961CD5">
          <w:rPr>
            <w:rFonts w:ascii="Times" w:hAnsi="Times" w:eastAsia="PMingLiU" w:cs="Times New Roman"/>
          </w:rPr>
          <w:t>submitted</w:t>
        </w:r>
        <w:r w:rsidRPr="69A9C8EC" w:rsidR="34961CD5">
          <w:rPr>
            <w:rFonts w:ascii="Times" w:hAnsi="Times" w:eastAsia="PMingLiU" w:cs="Times New Roman"/>
          </w:rPr>
          <w:t>, in 2019</w:t>
        </w:r>
      </w:ins>
      <w:ins w:author="Olanipekun, Babatunde" w:date="2021-12-05T00:21:48.371Z" w:id="1742737484">
        <w:r w:rsidRPr="69A9C8EC" w:rsidR="77B5F3F2">
          <w:rPr>
            <w:rFonts w:ascii="Times" w:hAnsi="Times" w:eastAsia="PMingLiU" w:cs="Times New Roman"/>
          </w:rPr>
          <w:t xml:space="preserve"> (Figure 3)</w:t>
        </w:r>
      </w:ins>
      <w:ins w:author="Olanipekun, Babatunde" w:date="2021-12-05T00:19:58.541Z" w:id="1397769968">
        <w:r w:rsidRPr="69A9C8EC" w:rsidR="34961CD5">
          <w:rPr>
            <w:rFonts w:ascii="Times" w:hAnsi="Times" w:eastAsia="PMingLiU" w:cs="Times New Roman"/>
          </w:rPr>
          <w:t>, 2.59 billion services were p</w:t>
        </w:r>
      </w:ins>
      <w:ins w:author="Olanipekun, Babatunde" w:date="2021-12-05T00:20:57.133Z" w:id="15140360">
        <w:r w:rsidRPr="69A9C8EC" w:rsidR="51BEC1CB">
          <w:rPr>
            <w:rFonts w:ascii="Times" w:hAnsi="Times" w:eastAsia="PMingLiU" w:cs="Times New Roman"/>
          </w:rPr>
          <w:t xml:space="preserve">erformed on 879 million individuals at a cost of </w:t>
        </w:r>
      </w:ins>
      <w:ins w:author="Olanipekun, Babatunde" w:date="2021-12-05T00:21:00.661Z" w:id="52959089">
        <w:r w:rsidRPr="69A9C8EC" w:rsidR="51BEC1CB">
          <w:rPr>
            <w:rFonts w:ascii="Times" w:hAnsi="Times" w:eastAsia="PMingLiU" w:cs="Times New Roman"/>
          </w:rPr>
          <w:t>$</w:t>
        </w:r>
      </w:ins>
      <w:ins w:author="Olanipekun, Babatunde" w:date="2021-12-05T00:20:57.133Z" w:id="559883510">
        <w:r w:rsidRPr="69A9C8EC" w:rsidR="51BEC1CB">
          <w:rPr>
            <w:rFonts w:ascii="Times" w:hAnsi="Times" w:eastAsia="PMingLiU" w:cs="Times New Roman"/>
          </w:rPr>
          <w:t>3.81 billion</w:t>
        </w:r>
        <w:r w:rsidRPr="69A9C8EC" w:rsidR="51BEC1CB">
          <w:rPr>
            <w:rFonts w:ascii="Times" w:hAnsi="Times" w:eastAsia="PMingLiU" w:cs="Times New Roman"/>
          </w:rPr>
          <w:t>.</w:t>
        </w:r>
      </w:ins>
      <w:ins w:author="Olanipekun, Babatunde" w:date="2021-12-05T00:21:58.18Z" w:id="698381966">
        <w:r w:rsidRPr="69A9C8EC" w:rsidR="51BEC1CB">
          <w:rPr>
            <w:rFonts w:ascii="Times" w:hAnsi="Times" w:eastAsia="PMingLiU" w:cs="Times New Roman"/>
          </w:rPr>
          <w:t xml:space="preserve"> Of these charges, </w:t>
        </w:r>
        <w:r w:rsidRPr="69A9C8EC" w:rsidR="51BEC1CB">
          <w:rPr>
            <w:rFonts w:ascii="Times" w:hAnsi="Times" w:eastAsia="PMingLiU" w:cs="Times New Roman"/>
          </w:rPr>
          <w:t>medicare</w:t>
        </w:r>
        <w:r w:rsidRPr="69A9C8EC" w:rsidR="51BEC1CB">
          <w:rPr>
            <w:rFonts w:ascii="Times" w:hAnsi="Times" w:eastAsia="PMingLiU" w:cs="Times New Roman"/>
          </w:rPr>
          <w:t xml:space="preserve"> ma</w:t>
        </w:r>
        <w:r w:rsidRPr="69A9C8EC" w:rsidR="2BF2293D">
          <w:rPr>
            <w:rFonts w:ascii="Times" w:hAnsi="Times" w:eastAsia="PMingLiU" w:cs="Times New Roman"/>
          </w:rPr>
          <w:t>de a payment of $816 million.</w:t>
        </w:r>
        <w:r w:rsidRPr="69A9C8EC" w:rsidR="7B4BB2CC">
          <w:rPr>
            <w:rFonts w:ascii="Times" w:hAnsi="Times" w:eastAsia="PMingLiU" w:cs="Times New Roman"/>
          </w:rPr>
          <w:t xml:space="preserve"> </w:t>
        </w:r>
      </w:ins>
      <w:ins w:author="Olanipekun, Babatunde" w:date="2021-12-05T00:22:59.777Z" w:id="2100825748">
        <w:r w:rsidRPr="69A9C8EC" w:rsidR="7B4BB2CC">
          <w:rPr>
            <w:rFonts w:ascii="Times" w:hAnsi="Times" w:eastAsia="PMingLiU" w:cs="Times New Roman"/>
          </w:rPr>
          <w:t>Of particular interest is the distribution of providers in the LEIE</w:t>
        </w:r>
        <w:r w:rsidRPr="69A9C8EC" w:rsidR="167582E5">
          <w:rPr>
            <w:rFonts w:ascii="Times" w:hAnsi="Times" w:eastAsia="PMingLiU" w:cs="Times New Roman"/>
          </w:rPr>
          <w:t xml:space="preserve">. </w:t>
        </w:r>
      </w:ins>
      <w:ins w:author="Olanipekun, Babatunde" w:date="2021-12-05T00:23:34.296Z" w:id="484157955">
        <w:r w:rsidRPr="69A9C8EC" w:rsidR="167582E5">
          <w:rPr>
            <w:rFonts w:ascii="Times" w:hAnsi="Times" w:eastAsia="PMingLiU" w:cs="Times New Roman"/>
          </w:rPr>
          <w:t xml:space="preserve">Figure 4 shows that </w:t>
        </w:r>
      </w:ins>
      <w:ins w:author="Olanipekun, Babatunde" w:date="2021-12-05T00:25:23.655Z" w:id="442321036">
        <w:r w:rsidRPr="69A9C8EC" w:rsidR="00028415">
          <w:rPr>
            <w:rFonts w:ascii="Times" w:hAnsi="Times" w:eastAsia="PMingLiU" w:cs="Times New Roman"/>
          </w:rPr>
          <w:t>the proportion</w:t>
        </w:r>
      </w:ins>
      <w:ins w:author="Olanipekun, Babatunde" w:date="2021-12-05T00:24:36.448Z" w:id="735899935">
        <w:r w:rsidRPr="69A9C8EC" w:rsidR="0FD67424">
          <w:rPr>
            <w:rFonts w:ascii="Times" w:hAnsi="Times" w:eastAsia="PMingLiU" w:cs="Times New Roman"/>
          </w:rPr>
          <w:t xml:space="preserve"> of these </w:t>
        </w:r>
      </w:ins>
      <w:ins w:author="Olanipekun, Babatunde" w:date="2021-12-05T00:23:34.296Z" w:id="723581819">
        <w:r w:rsidRPr="69A9C8EC" w:rsidR="167582E5">
          <w:rPr>
            <w:rFonts w:ascii="Times" w:hAnsi="Times" w:eastAsia="PMingLiU" w:cs="Times New Roman"/>
          </w:rPr>
          <w:t xml:space="preserve">individuals </w:t>
        </w:r>
      </w:ins>
      <w:ins w:author="Olanipekun, Babatunde" w:date="2021-12-05T00:24:59.345Z" w:id="657460596">
        <w:r w:rsidRPr="69A9C8EC" w:rsidR="3E8F562B">
          <w:rPr>
            <w:rFonts w:ascii="Times" w:hAnsi="Times" w:eastAsia="PMingLiU" w:cs="Times New Roman"/>
          </w:rPr>
          <w:t xml:space="preserve">correlates with the population </w:t>
        </w:r>
      </w:ins>
      <w:ins w:author="Olanipekun, Babatunde" w:date="2021-12-05T00:25:35.462Z" w:id="2033999021">
        <w:r w:rsidRPr="69A9C8EC" w:rsidR="3E8F562B">
          <w:rPr>
            <w:rFonts w:ascii="Times" w:hAnsi="Times" w:eastAsia="PMingLiU" w:cs="Times New Roman"/>
          </w:rPr>
          <w:t xml:space="preserve">distribution of states in the USA. </w:t>
        </w:r>
        <w:r w:rsidRPr="69A9C8EC" w:rsidR="64380CA7">
          <w:rPr>
            <w:rFonts w:ascii="Times" w:hAnsi="Times" w:eastAsia="PMingLiU" w:cs="Times New Roman"/>
          </w:rPr>
          <w:t>For instance, t</w:t>
        </w:r>
      </w:ins>
      <w:ins w:author="Olanipekun, Babatunde" w:date="2021-12-05T00:23:34.296Z" w:id="2052701191">
        <w:r w:rsidRPr="69A9C8EC" w:rsidR="167582E5">
          <w:rPr>
            <w:rFonts w:ascii="Times" w:hAnsi="Times" w:eastAsia="PMingLiU" w:cs="Times New Roman"/>
          </w:rPr>
          <w:t xml:space="preserve">he most populous states of the United States (California, </w:t>
        </w:r>
        <w:r w:rsidRPr="69A9C8EC" w:rsidR="167582E5">
          <w:rPr>
            <w:rFonts w:ascii="Times" w:hAnsi="Times" w:eastAsia="PMingLiU" w:cs="Times New Roman"/>
          </w:rPr>
          <w:t>New York</w:t>
        </w:r>
        <w:r w:rsidRPr="69A9C8EC" w:rsidR="167582E5">
          <w:rPr>
            <w:rFonts w:ascii="Times" w:hAnsi="Times" w:eastAsia="PMingLiU" w:cs="Times New Roman"/>
          </w:rPr>
          <w:t xml:space="preserve"> and Flori</w:t>
        </w:r>
        <w:r w:rsidRPr="69A9C8EC" w:rsidR="45257BCD">
          <w:rPr>
            <w:rFonts w:ascii="Times" w:hAnsi="Times" w:eastAsia="PMingLiU" w:cs="Times New Roman"/>
          </w:rPr>
          <w:t>da</w:t>
        </w:r>
        <w:r w:rsidRPr="69A9C8EC" w:rsidR="167582E5">
          <w:rPr>
            <w:rFonts w:ascii="Times" w:hAnsi="Times" w:eastAsia="PMingLiU" w:cs="Times New Roman"/>
          </w:rPr>
          <w:t>)</w:t>
        </w:r>
      </w:ins>
      <w:ins w:author="Olanipekun, Babatunde" w:date="2021-12-05T00:25:59.454Z" w:id="589114227">
        <w:r w:rsidRPr="69A9C8EC" w:rsidR="070E1A67">
          <w:rPr>
            <w:rFonts w:ascii="Times" w:hAnsi="Times" w:eastAsia="PMingLiU" w:cs="Times New Roman"/>
          </w:rPr>
          <w:t xml:space="preserve"> records the highest number of providers </w:t>
        </w:r>
      </w:ins>
      <w:ins w:author="Olanipekun, Babatunde" w:date="2021-12-05T00:26:07.685Z" w:id="74070699">
        <w:r w:rsidRPr="69A9C8EC" w:rsidR="070E1A67">
          <w:rPr>
            <w:rFonts w:ascii="Times" w:hAnsi="Times" w:eastAsia="PMingLiU" w:cs="Times New Roman"/>
          </w:rPr>
          <w:t>found in the Excluded List</w:t>
        </w:r>
      </w:ins>
      <w:ins w:author="Olanipekun, Babatunde" w:date="2021-12-05T00:24:02.722Z" w:id="1544762684">
        <w:r w:rsidRPr="69A9C8EC" w:rsidR="59882C19">
          <w:rPr>
            <w:rFonts w:ascii="Times" w:hAnsi="Times" w:eastAsia="PMingLiU" w:cs="Times New Roman"/>
          </w:rPr>
          <w:t xml:space="preserve">. </w:t>
        </w:r>
      </w:ins>
    </w:p>
    <w:p w:rsidR="644722BE" w:rsidP="69A9C8EC" w:rsidRDefault="644722BE" w14:paraId="0777AB8F" w14:textId="382F8121">
      <w:pPr>
        <w:pStyle w:val="Normal"/>
        <w:rPr>
          <w:rFonts w:ascii="Times" w:hAnsi="Times" w:eastAsia="PMingLiU" w:cs="Times New Roman"/>
        </w:rPr>
        <w:pPrChange w:author="Olanipekun, Babatunde" w:date="2021-12-04T23:05:37.228Z">
          <w:pPr>
            <w:pStyle w:val="p1a"/>
          </w:pPr>
        </w:pPrChange>
      </w:pPr>
    </w:p>
    <w:p w:rsidR="4D4C1246" w:rsidP="69A9C8EC" w:rsidRDefault="4D4C1246" w14:paraId="792AF469" w14:textId="2C3C19FE">
      <w:pPr>
        <w:pStyle w:val="Normal"/>
        <w:rPr>
          <w:rFonts w:ascii="Times" w:hAnsi="Times" w:eastAsia="PMingLiU" w:cs="Times New Roman"/>
        </w:rPr>
      </w:pPr>
      <w:r w:rsidRPr="69A9C8EC" w:rsidR="4D4C1246">
        <w:rPr>
          <w:rFonts w:ascii="Times" w:hAnsi="Times" w:eastAsia="PMingLiU" w:cs="Times New Roman"/>
        </w:rPr>
        <w:t>Fig 1: Aggregations Over National Provider Identifier (NPI)</w:t>
      </w:r>
      <w:r w:rsidRPr="69A9C8EC" w:rsidR="4D4C1246">
        <w:rPr>
          <w:rFonts w:ascii="Times" w:hAnsi="Times" w:eastAsia="PMingLiU" w:cs="Times New Roman"/>
        </w:rPr>
        <w:t xml:space="preserve"> 2017-2019</w:t>
      </w:r>
    </w:p>
    <w:p w:rsidR="644722BE" w:rsidP="644722BE" w:rsidRDefault="644722BE" w14:paraId="62EF1CC6" w14:textId="425A82E6">
      <w:pPr>
        <w:pStyle w:val="Normal"/>
      </w:pPr>
      <w:r w:rsidR="4D4C1246">
        <w:drawing>
          <wp:inline wp14:editId="67DB28DC" wp14:anchorId="317E2EFA">
            <wp:extent cx="4748434" cy="2657475"/>
            <wp:effectExtent l="0" t="0" r="0" b="0"/>
            <wp:docPr id="448250726" name="" title=""/>
            <wp:cNvGraphicFramePr>
              <a:graphicFrameLocks noChangeAspect="1"/>
            </wp:cNvGraphicFramePr>
            <a:graphic>
              <a:graphicData uri="http://schemas.openxmlformats.org/drawingml/2006/picture">
                <pic:pic>
                  <pic:nvPicPr>
                    <pic:cNvPr id="0" name=""/>
                    <pic:cNvPicPr/>
                  </pic:nvPicPr>
                  <pic:blipFill>
                    <a:blip r:embed="Rf043953dfa1347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48434" cy="2657475"/>
                    </a:xfrm>
                    <a:prstGeom prst="rect">
                      <a:avLst/>
                    </a:prstGeom>
                  </pic:spPr>
                </pic:pic>
              </a:graphicData>
            </a:graphic>
          </wp:inline>
        </w:drawing>
      </w:r>
    </w:p>
    <w:p w:rsidR="69A9C8EC" w:rsidP="69A9C8EC" w:rsidRDefault="69A9C8EC" w14:paraId="16605C34" w14:textId="438A1BF6">
      <w:pPr>
        <w:pStyle w:val="Normal"/>
        <w:rPr>
          <w:rFonts w:ascii="Times" w:hAnsi="Times" w:eastAsia="PMingLiU" w:cs="Times New Roman"/>
        </w:rPr>
      </w:pPr>
    </w:p>
    <w:p w:rsidR="3412D005" w:rsidP="69A9C8EC" w:rsidRDefault="3412D005" w14:paraId="7013FDD1" w14:textId="786AFDA8">
      <w:pPr>
        <w:pStyle w:val="Normal"/>
        <w:rPr>
          <w:rFonts w:ascii="Times" w:hAnsi="Times" w:eastAsia="PMingLiU" w:cs="Times New Roman"/>
        </w:rPr>
      </w:pPr>
      <w:r w:rsidRPr="69A9C8EC" w:rsidR="3412D005">
        <w:rPr>
          <w:rFonts w:ascii="Times" w:hAnsi="Times" w:eastAsia="PMingLiU" w:cs="Times New Roman"/>
        </w:rPr>
        <w:t>Fig</w:t>
      </w:r>
      <w:r w:rsidRPr="69A9C8EC" w:rsidR="3412D005">
        <w:rPr>
          <w:rFonts w:ascii="Times" w:hAnsi="Times" w:eastAsia="PMingLiU" w:cs="Times New Roman"/>
        </w:rPr>
        <w:t xml:space="preserve"> </w:t>
      </w:r>
      <w:r w:rsidRPr="69A9C8EC" w:rsidR="3412D005">
        <w:rPr>
          <w:rFonts w:ascii="Times" w:hAnsi="Times" w:eastAsia="PMingLiU" w:cs="Times New Roman"/>
        </w:rPr>
        <w:t xml:space="preserve">2: </w:t>
      </w:r>
      <w:r w:rsidRPr="69A9C8EC" w:rsidR="41F74117">
        <w:rPr>
          <w:rFonts w:ascii="Times" w:hAnsi="Times" w:eastAsia="PMingLiU" w:cs="Times New Roman"/>
        </w:rPr>
        <w:t>HCPCS Codes by Provider Type – an indication of volume</w:t>
      </w:r>
      <w:r w:rsidRPr="69A9C8EC" w:rsidR="42EEC620">
        <w:rPr>
          <w:rFonts w:ascii="Times" w:hAnsi="Times" w:eastAsia="PMingLiU" w:cs="Times New Roman"/>
        </w:rPr>
        <w:t xml:space="preserve"> 2019</w:t>
      </w:r>
    </w:p>
    <w:p w:rsidR="3DC9B91A" w:rsidP="69A9C8EC" w:rsidRDefault="3DC9B91A" w14:paraId="5AC5B779" w14:textId="72C89B2A">
      <w:pPr>
        <w:pStyle w:val="Normal"/>
      </w:pPr>
      <w:r w:rsidR="3DC9B91A">
        <w:drawing>
          <wp:inline wp14:editId="74437A48" wp14:anchorId="5F2B0594">
            <wp:extent cx="4743450" cy="1039238"/>
            <wp:effectExtent l="0" t="0" r="0" b="0"/>
            <wp:docPr id="2052755770" name="" title=""/>
            <wp:cNvGraphicFramePr>
              <a:graphicFrameLocks noChangeAspect="1"/>
            </wp:cNvGraphicFramePr>
            <a:graphic>
              <a:graphicData uri="http://schemas.openxmlformats.org/drawingml/2006/picture">
                <pic:pic>
                  <pic:nvPicPr>
                    <pic:cNvPr id="0" name=""/>
                    <pic:cNvPicPr/>
                  </pic:nvPicPr>
                  <pic:blipFill>
                    <a:blip r:embed="R69d567de873d4e44">
                      <a:extLst>
                        <a:ext xmlns:a="http://schemas.openxmlformats.org/drawingml/2006/main" uri="{28A0092B-C50C-407E-A947-70E740481C1C}">
                          <a14:useLocalDpi val="0"/>
                        </a:ext>
                      </a:extLst>
                    </a:blip>
                    <a:stretch>
                      <a:fillRect/>
                    </a:stretch>
                  </pic:blipFill>
                  <pic:spPr>
                    <a:xfrm>
                      <a:off x="0" y="0"/>
                      <a:ext cx="4743450" cy="1039238"/>
                    </a:xfrm>
                    <a:prstGeom prst="rect">
                      <a:avLst/>
                    </a:prstGeom>
                  </pic:spPr>
                </pic:pic>
              </a:graphicData>
            </a:graphic>
          </wp:inline>
        </w:drawing>
      </w:r>
    </w:p>
    <w:p w:rsidR="69A9C8EC" w:rsidP="69A9C8EC" w:rsidRDefault="69A9C8EC" w14:paraId="216A5D25" w14:textId="62E12F2E">
      <w:pPr>
        <w:pStyle w:val="Normal"/>
        <w:rPr>
          <w:rFonts w:ascii="Times" w:hAnsi="Times" w:eastAsia="PMingLiU" w:cs="Times New Roman"/>
        </w:rPr>
      </w:pPr>
    </w:p>
    <w:p w:rsidR="254A669E" w:rsidP="69A9C8EC" w:rsidRDefault="254A669E" w14:paraId="050A86E9" w14:textId="2667BD9D">
      <w:pPr>
        <w:pStyle w:val="Normal"/>
        <w:rPr>
          <w:rFonts w:ascii="Times" w:hAnsi="Times" w:eastAsia="PMingLiU" w:cs="Times New Roman"/>
        </w:rPr>
      </w:pPr>
      <w:r w:rsidRPr="69A9C8EC" w:rsidR="254A669E">
        <w:rPr>
          <w:rFonts w:ascii="Times" w:hAnsi="Times" w:eastAsia="PMingLiU" w:cs="Times New Roman"/>
        </w:rPr>
        <w:t>Fig 3: Some Summary Stats</w:t>
      </w:r>
      <w:r w:rsidRPr="69A9C8EC" w:rsidR="23E821CF">
        <w:rPr>
          <w:rFonts w:ascii="Times" w:hAnsi="Times" w:eastAsia="PMingLiU" w:cs="Times New Roman"/>
        </w:rPr>
        <w:t xml:space="preserve"> from 2019 MPU and PD</w:t>
      </w:r>
    </w:p>
    <w:p w:rsidR="23E821CF" w:rsidP="69A9C8EC" w:rsidRDefault="23E821CF" w14:paraId="2E94ED50" w14:textId="2050AEA8">
      <w:pPr>
        <w:pStyle w:val="Normal"/>
      </w:pPr>
      <w:r w:rsidR="23E821CF">
        <w:drawing>
          <wp:inline wp14:editId="1DC77DF8" wp14:anchorId="6A641186">
            <wp:extent cx="4391025" cy="1219200"/>
            <wp:effectExtent l="0" t="0" r="0" b="0"/>
            <wp:docPr id="1872497146" name="" title=""/>
            <wp:cNvGraphicFramePr>
              <a:graphicFrameLocks noChangeAspect="1"/>
            </wp:cNvGraphicFramePr>
            <a:graphic>
              <a:graphicData uri="http://schemas.openxmlformats.org/drawingml/2006/picture">
                <pic:pic>
                  <pic:nvPicPr>
                    <pic:cNvPr id="0" name=""/>
                    <pic:cNvPicPr/>
                  </pic:nvPicPr>
                  <pic:blipFill>
                    <a:blip r:embed="Rf7d6b5b5079446c2">
                      <a:extLst>
                        <a:ext xmlns:a="http://schemas.openxmlformats.org/drawingml/2006/main" uri="{28A0092B-C50C-407E-A947-70E740481C1C}">
                          <a14:useLocalDpi val="0"/>
                        </a:ext>
                      </a:extLst>
                    </a:blip>
                    <a:stretch>
                      <a:fillRect/>
                    </a:stretch>
                  </pic:blipFill>
                  <pic:spPr>
                    <a:xfrm>
                      <a:off x="0" y="0"/>
                      <a:ext cx="4391025" cy="1219200"/>
                    </a:xfrm>
                    <a:prstGeom prst="rect">
                      <a:avLst/>
                    </a:prstGeom>
                  </pic:spPr>
                </pic:pic>
              </a:graphicData>
            </a:graphic>
          </wp:inline>
        </w:drawing>
      </w:r>
    </w:p>
    <w:p w:rsidR="69A9C8EC" w:rsidP="69A9C8EC" w:rsidRDefault="69A9C8EC" w14:paraId="03CA1805" w14:textId="7820644C">
      <w:pPr>
        <w:pStyle w:val="Normal"/>
        <w:rPr>
          <w:rFonts w:ascii="Times" w:hAnsi="Times" w:eastAsia="PMingLiU" w:cs="Times New Roman"/>
        </w:rPr>
      </w:pPr>
    </w:p>
    <w:p w:rsidR="02BD36D2" w:rsidP="69A9C8EC" w:rsidRDefault="02BD36D2" w14:paraId="0B4D5E9D" w14:textId="5EC67C72">
      <w:pPr>
        <w:pStyle w:val="Normal"/>
        <w:rPr>
          <w:rFonts w:ascii="Times" w:hAnsi="Times" w:eastAsia="PMingLiU" w:cs="Times New Roman"/>
        </w:rPr>
      </w:pPr>
      <w:r w:rsidRPr="69A9C8EC" w:rsidR="02BD36D2">
        <w:rPr>
          <w:rFonts w:ascii="Times" w:hAnsi="Times" w:eastAsia="PMingLiU" w:cs="Times New Roman"/>
        </w:rPr>
        <w:t xml:space="preserve">Fig 4: </w:t>
      </w:r>
      <w:r w:rsidRPr="69A9C8EC" w:rsidR="02BD36D2">
        <w:rPr>
          <w:rFonts w:ascii="Times" w:hAnsi="Times" w:eastAsia="PMingLiU" w:cs="Times New Roman"/>
        </w:rPr>
        <w:t>Excluded Individuals and Entities</w:t>
      </w:r>
      <w:r w:rsidRPr="69A9C8EC" w:rsidR="02BD36D2">
        <w:rPr>
          <w:rFonts w:ascii="Times" w:hAnsi="Times" w:eastAsia="PMingLiU" w:cs="Times New Roman"/>
        </w:rPr>
        <w:t xml:space="preserve"> by</w:t>
      </w:r>
      <w:r w:rsidRPr="69A9C8EC" w:rsidR="056327D9">
        <w:rPr>
          <w:rFonts w:ascii="Times" w:hAnsi="Times" w:eastAsia="PMingLiU" w:cs="Times New Roman"/>
        </w:rPr>
        <w:t xml:space="preserve"> </w:t>
      </w:r>
      <w:r w:rsidRPr="69A9C8EC" w:rsidR="02BD36D2">
        <w:rPr>
          <w:rFonts w:ascii="Times" w:hAnsi="Times" w:eastAsia="PMingLiU" w:cs="Times New Roman"/>
        </w:rPr>
        <w:t>Year</w:t>
      </w:r>
      <w:r w:rsidRPr="69A9C8EC" w:rsidR="6150C0D4">
        <w:rPr>
          <w:rFonts w:ascii="Times" w:hAnsi="Times" w:eastAsia="PMingLiU" w:cs="Times New Roman"/>
        </w:rPr>
        <w:t xml:space="preserve"> (Compare to</w:t>
      </w:r>
      <w:r w:rsidRPr="69A9C8EC" w:rsidR="6150C0D4">
        <w:rPr>
          <w:rFonts w:ascii="Times" w:hAnsi="Times" w:eastAsia="PMingLiU" w:cs="Times New Roman"/>
        </w:rPr>
        <w:t xml:space="preserve"> NPIs in 2019)</w:t>
      </w:r>
    </w:p>
    <w:p w:rsidR="02BD36D2" w:rsidP="69A9C8EC" w:rsidRDefault="02BD36D2" w14:paraId="38CCF6DE" w14:textId="4E7D18A5">
      <w:pPr>
        <w:pStyle w:val="Normal"/>
      </w:pPr>
      <w:r w:rsidR="02BD36D2">
        <w:drawing>
          <wp:inline wp14:editId="0EFD7A5F" wp14:anchorId="54CEEA6B">
            <wp:extent cx="4391025" cy="1857375"/>
            <wp:effectExtent l="0" t="0" r="0" b="0"/>
            <wp:docPr id="1289096416" name="" title=""/>
            <wp:cNvGraphicFramePr>
              <a:graphicFrameLocks noChangeAspect="1"/>
            </wp:cNvGraphicFramePr>
            <a:graphic>
              <a:graphicData uri="http://schemas.openxmlformats.org/drawingml/2006/picture">
                <pic:pic>
                  <pic:nvPicPr>
                    <pic:cNvPr id="0" name=""/>
                    <pic:cNvPicPr/>
                  </pic:nvPicPr>
                  <pic:blipFill>
                    <a:blip r:embed="Rbee49287826c4aba">
                      <a:extLst>
                        <a:ext xmlns:a="http://schemas.openxmlformats.org/drawingml/2006/main" uri="{28A0092B-C50C-407E-A947-70E740481C1C}">
                          <a14:useLocalDpi val="0"/>
                        </a:ext>
                      </a:extLst>
                    </a:blip>
                    <a:stretch>
                      <a:fillRect/>
                    </a:stretch>
                  </pic:blipFill>
                  <pic:spPr>
                    <a:xfrm>
                      <a:off x="0" y="0"/>
                      <a:ext cx="4391025" cy="1857375"/>
                    </a:xfrm>
                    <a:prstGeom prst="rect">
                      <a:avLst/>
                    </a:prstGeom>
                  </pic:spPr>
                </pic:pic>
              </a:graphicData>
            </a:graphic>
          </wp:inline>
        </w:drawing>
      </w:r>
    </w:p>
    <w:p w:rsidR="328E9D31" w:rsidP="69A9C8EC" w:rsidRDefault="328E9D31" w14:paraId="1F676176" w14:textId="71992923">
      <w:pPr>
        <w:pStyle w:val="Normal"/>
        <w:rPr>
          <w:rFonts w:ascii="Times" w:hAnsi="Times" w:eastAsia="PMingLiU" w:cs="Times New Roman"/>
        </w:rPr>
      </w:pPr>
      <w:r w:rsidRPr="69A9C8EC" w:rsidR="328E9D31">
        <w:rPr>
          <w:rFonts w:ascii="Times" w:hAnsi="Times" w:eastAsia="PMingLiU" w:cs="Times New Roman"/>
        </w:rPr>
        <w:t>Fig 5: Excluded Individuals and Entities by State</w:t>
      </w:r>
    </w:p>
    <w:p w:rsidR="328E9D31" w:rsidP="69A9C8EC" w:rsidRDefault="328E9D31" w14:paraId="12FF2AF5" w14:textId="74152E2D">
      <w:pPr>
        <w:pStyle w:val="Normal"/>
      </w:pPr>
      <w:r w:rsidR="328E9D31">
        <w:drawing>
          <wp:inline wp14:editId="05323994" wp14:anchorId="5CD0BCBA">
            <wp:extent cx="4391025" cy="1590675"/>
            <wp:effectExtent l="0" t="0" r="0" b="0"/>
            <wp:docPr id="864914167" name="" title=""/>
            <wp:cNvGraphicFramePr>
              <a:graphicFrameLocks noChangeAspect="1"/>
            </wp:cNvGraphicFramePr>
            <a:graphic>
              <a:graphicData uri="http://schemas.openxmlformats.org/drawingml/2006/picture">
                <pic:pic>
                  <pic:nvPicPr>
                    <pic:cNvPr id="0" name=""/>
                    <pic:cNvPicPr/>
                  </pic:nvPicPr>
                  <pic:blipFill>
                    <a:blip r:embed="Rba7237b4313b439e">
                      <a:extLst>
                        <a:ext xmlns:a="http://schemas.openxmlformats.org/drawingml/2006/main" uri="{28A0092B-C50C-407E-A947-70E740481C1C}">
                          <a14:useLocalDpi val="0"/>
                        </a:ext>
                      </a:extLst>
                    </a:blip>
                    <a:stretch>
                      <a:fillRect/>
                    </a:stretch>
                  </pic:blipFill>
                  <pic:spPr>
                    <a:xfrm>
                      <a:off x="0" y="0"/>
                      <a:ext cx="4391025" cy="1590675"/>
                    </a:xfrm>
                    <a:prstGeom prst="rect">
                      <a:avLst/>
                    </a:prstGeom>
                  </pic:spPr>
                </pic:pic>
              </a:graphicData>
            </a:graphic>
          </wp:inline>
        </w:drawing>
      </w:r>
    </w:p>
    <w:p w:rsidR="0C05E2D5" w:rsidP="69A9C8EC" w:rsidRDefault="0C05E2D5" w14:paraId="1504F7F4" w14:textId="06FD0056">
      <w:pPr>
        <w:pStyle w:val="Normal"/>
        <w:rPr>
          <w:rFonts w:ascii="Times" w:hAnsi="Times" w:eastAsia="PMingLiU" w:cs="Times New Roman"/>
        </w:rPr>
      </w:pPr>
      <w:r w:rsidRPr="69A9C8EC" w:rsidR="0C05E2D5">
        <w:rPr>
          <w:rFonts w:ascii="Times" w:hAnsi="Times" w:eastAsia="PMingLiU" w:cs="Times New Roman"/>
        </w:rPr>
        <w:t xml:space="preserve">Fig 6: </w:t>
      </w:r>
      <w:r w:rsidRPr="69A9C8EC" w:rsidR="0C05E2D5">
        <w:rPr>
          <w:rFonts w:ascii="Times" w:hAnsi="Times" w:eastAsia="PMingLiU" w:cs="Times New Roman"/>
        </w:rPr>
        <w:t xml:space="preserve">Differences and Errors </w:t>
      </w:r>
      <w:r w:rsidRPr="69A9C8EC" w:rsidR="0C05E2D5">
        <w:rPr>
          <w:rFonts w:ascii="Times" w:hAnsi="Times" w:eastAsia="PMingLiU" w:cs="Times New Roman"/>
        </w:rPr>
        <w:t>in C</w:t>
      </w:r>
      <w:r w:rsidRPr="69A9C8EC" w:rsidR="0C05E2D5">
        <w:rPr>
          <w:rFonts w:ascii="Times" w:hAnsi="Times" w:eastAsia="PMingLiU" w:cs="Times New Roman"/>
        </w:rPr>
        <w:t>redentials and Specialties MPU</w:t>
      </w:r>
      <w:r w:rsidRPr="69A9C8EC" w:rsidR="0C05E2D5">
        <w:rPr>
          <w:rFonts w:ascii="Times" w:hAnsi="Times" w:eastAsia="PMingLiU" w:cs="Times New Roman"/>
        </w:rPr>
        <w:t>PD 2019 v LEIE</w:t>
      </w:r>
    </w:p>
    <w:p w:rsidR="0C05E2D5" w:rsidP="69A9C8EC" w:rsidRDefault="0C05E2D5" w14:paraId="2385053E" w14:textId="35E07D6E">
      <w:pPr>
        <w:pStyle w:val="Normal"/>
      </w:pPr>
      <w:r w:rsidR="0C05E2D5">
        <w:drawing>
          <wp:inline wp14:editId="30154A8A" wp14:anchorId="14E26E00">
            <wp:extent cx="4391025" cy="1809750"/>
            <wp:effectExtent l="0" t="0" r="0" b="0"/>
            <wp:docPr id="236420377" name="" title=""/>
            <wp:cNvGraphicFramePr>
              <a:graphicFrameLocks noChangeAspect="1"/>
            </wp:cNvGraphicFramePr>
            <a:graphic>
              <a:graphicData uri="http://schemas.openxmlformats.org/drawingml/2006/picture">
                <pic:pic>
                  <pic:nvPicPr>
                    <pic:cNvPr id="0" name=""/>
                    <pic:cNvPicPr/>
                  </pic:nvPicPr>
                  <pic:blipFill>
                    <a:blip r:embed="R62505aaefd2e4e9c">
                      <a:extLst>
                        <a:ext xmlns:a="http://schemas.openxmlformats.org/drawingml/2006/main" uri="{28A0092B-C50C-407E-A947-70E740481C1C}">
                          <a14:useLocalDpi val="0"/>
                        </a:ext>
                      </a:extLst>
                    </a:blip>
                    <a:stretch>
                      <a:fillRect/>
                    </a:stretch>
                  </pic:blipFill>
                  <pic:spPr>
                    <a:xfrm>
                      <a:off x="0" y="0"/>
                      <a:ext cx="4391025" cy="1809750"/>
                    </a:xfrm>
                    <a:prstGeom prst="rect">
                      <a:avLst/>
                    </a:prstGeom>
                  </pic:spPr>
                </pic:pic>
              </a:graphicData>
            </a:graphic>
          </wp:inline>
        </w:drawing>
      </w:r>
    </w:p>
    <w:p w:rsidR="2AB786CF" w:rsidP="69A9C8EC" w:rsidRDefault="2AB786CF" w14:paraId="4E08FC12" w14:textId="10B9D6C8">
      <w:pPr>
        <w:pStyle w:val="Normal"/>
        <w:rPr>
          <w:rFonts w:ascii="Times" w:hAnsi="Times" w:eastAsia="PMingLiU" w:cs="Times New Roman"/>
        </w:rPr>
      </w:pPr>
      <w:r w:rsidRPr="69A9C8EC" w:rsidR="2AB786CF">
        <w:rPr>
          <w:rFonts w:ascii="Times" w:hAnsi="Times" w:eastAsia="PMingLiU" w:cs="Times New Roman"/>
        </w:rPr>
        <w:t>Fig 7: Word Cloud of HCPCS Code Descriptions (</w:t>
      </w:r>
      <w:r w:rsidRPr="69A9C8EC" w:rsidR="2AB786CF">
        <w:rPr>
          <w:rFonts w:ascii="Times" w:hAnsi="Times" w:eastAsia="PMingLiU" w:cs="Times New Roman"/>
        </w:rPr>
        <w:t>Stop Words Removed</w:t>
      </w:r>
      <w:r w:rsidRPr="69A9C8EC" w:rsidR="2AB786CF">
        <w:rPr>
          <w:rFonts w:ascii="Times" w:hAnsi="Times" w:eastAsia="PMingLiU" w:cs="Times New Roman"/>
        </w:rPr>
        <w:t>)</w:t>
      </w:r>
    </w:p>
    <w:p w:rsidR="2AB786CF" w:rsidP="69A9C8EC" w:rsidRDefault="2AB786CF" w14:paraId="0365B7C2" w14:textId="168B6BEC">
      <w:pPr>
        <w:pStyle w:val="Normal"/>
      </w:pPr>
      <w:r w:rsidR="2AB786CF">
        <w:drawing>
          <wp:inline wp14:editId="2280E4CC" wp14:anchorId="205467D8">
            <wp:extent cx="4391025" cy="3124200"/>
            <wp:effectExtent l="0" t="0" r="0" b="0"/>
            <wp:docPr id="540686021" name="" title=""/>
            <wp:cNvGraphicFramePr>
              <a:graphicFrameLocks noChangeAspect="1"/>
            </wp:cNvGraphicFramePr>
            <a:graphic>
              <a:graphicData uri="http://schemas.openxmlformats.org/drawingml/2006/picture">
                <pic:pic>
                  <pic:nvPicPr>
                    <pic:cNvPr id="0" name=""/>
                    <pic:cNvPicPr/>
                  </pic:nvPicPr>
                  <pic:blipFill>
                    <a:blip r:embed="Re679e26b22be448f">
                      <a:extLst>
                        <a:ext xmlns:a="http://schemas.openxmlformats.org/drawingml/2006/main" uri="{28A0092B-C50C-407E-A947-70E740481C1C}">
                          <a14:useLocalDpi val="0"/>
                        </a:ext>
                      </a:extLst>
                    </a:blip>
                    <a:stretch>
                      <a:fillRect/>
                    </a:stretch>
                  </pic:blipFill>
                  <pic:spPr>
                    <a:xfrm>
                      <a:off x="0" y="0"/>
                      <a:ext cx="4391025" cy="3124200"/>
                    </a:xfrm>
                    <a:prstGeom prst="rect">
                      <a:avLst/>
                    </a:prstGeom>
                  </pic:spPr>
                </pic:pic>
              </a:graphicData>
            </a:graphic>
          </wp:inline>
        </w:drawing>
      </w:r>
    </w:p>
    <w:p w:rsidR="186EB24C" w:rsidP="69A9C8EC" w:rsidRDefault="186EB24C" w14:paraId="50A92A0D" w14:textId="2C777C23">
      <w:pPr>
        <w:pStyle w:val="Normal"/>
        <w:rPr>
          <w:rFonts w:ascii="Times" w:hAnsi="Times" w:eastAsia="PMingLiU" w:cs="Times New Roman"/>
        </w:rPr>
      </w:pPr>
      <w:r w:rsidRPr="69A9C8EC" w:rsidR="186EB24C">
        <w:rPr>
          <w:rFonts w:ascii="Times" w:hAnsi="Times" w:eastAsia="PMingLiU" w:cs="Times New Roman"/>
        </w:rPr>
        <w:t xml:space="preserve">Fig 8: Median </w:t>
      </w:r>
      <w:r w:rsidRPr="69A9C8EC" w:rsidR="73E08DA6">
        <w:rPr>
          <w:rFonts w:ascii="Times" w:hAnsi="Times" w:eastAsia="PMingLiU" w:cs="Times New Roman"/>
        </w:rPr>
        <w:t>U</w:t>
      </w:r>
      <w:r w:rsidRPr="69A9C8EC" w:rsidR="186EB24C">
        <w:rPr>
          <w:rFonts w:ascii="Times" w:hAnsi="Times" w:eastAsia="PMingLiU" w:cs="Times New Roman"/>
        </w:rPr>
        <w:t xml:space="preserve">nique Services Performed by NPI YoY 2013-14 (Top 50) </w:t>
      </w:r>
    </w:p>
    <w:p w:rsidR="3D9BCE2D" w:rsidP="69A9C8EC" w:rsidRDefault="3D9BCE2D" w14:paraId="4220E796" w14:textId="33EB88D3">
      <w:pPr>
        <w:pStyle w:val="Normal"/>
      </w:pPr>
      <w:r w:rsidR="3D9BCE2D">
        <w:drawing>
          <wp:inline wp14:editId="2A4AA27D" wp14:anchorId="0C7F3C56">
            <wp:extent cx="4391025" cy="1885950"/>
            <wp:effectExtent l="0" t="0" r="0" b="0"/>
            <wp:docPr id="699277994" name="" title=""/>
            <wp:cNvGraphicFramePr>
              <a:graphicFrameLocks noChangeAspect="1"/>
            </wp:cNvGraphicFramePr>
            <a:graphic>
              <a:graphicData uri="http://schemas.openxmlformats.org/drawingml/2006/picture">
                <pic:pic>
                  <pic:nvPicPr>
                    <pic:cNvPr id="0" name=""/>
                    <pic:cNvPicPr/>
                  </pic:nvPicPr>
                  <pic:blipFill>
                    <a:blip r:embed="R74a4e23148e74307">
                      <a:extLst>
                        <a:ext xmlns:a="http://schemas.openxmlformats.org/drawingml/2006/main" uri="{28A0092B-C50C-407E-A947-70E740481C1C}">
                          <a14:useLocalDpi val="0"/>
                        </a:ext>
                      </a:extLst>
                    </a:blip>
                    <a:stretch>
                      <a:fillRect/>
                    </a:stretch>
                  </pic:blipFill>
                  <pic:spPr>
                    <a:xfrm>
                      <a:off x="0" y="0"/>
                      <a:ext cx="4391025" cy="1885950"/>
                    </a:xfrm>
                    <a:prstGeom prst="rect">
                      <a:avLst/>
                    </a:prstGeom>
                  </pic:spPr>
                </pic:pic>
              </a:graphicData>
            </a:graphic>
          </wp:inline>
        </w:drawing>
      </w:r>
    </w:p>
    <w:p w:rsidR="2FFDB8CE" w:rsidP="69A9C8EC" w:rsidRDefault="2FFDB8CE" w14:paraId="328F87DE" w14:textId="4C7F5621">
      <w:pPr>
        <w:pStyle w:val="Normal"/>
        <w:rPr>
          <w:rFonts w:ascii="Times" w:hAnsi="Times" w:eastAsia="PMingLiU" w:cs="Times New Roman"/>
        </w:rPr>
      </w:pPr>
      <w:r w:rsidRPr="69A9C8EC" w:rsidR="2FFDB8CE">
        <w:rPr>
          <w:rFonts w:ascii="Times" w:hAnsi="Times" w:eastAsia="PMingLiU" w:cs="Times New Roman"/>
        </w:rPr>
        <w:t xml:space="preserve">Fig 9: Average Medicare Payments by NPI YoY 2013-14 </w:t>
      </w:r>
      <w:r w:rsidRPr="69A9C8EC" w:rsidR="61C13361">
        <w:rPr>
          <w:rFonts w:ascii="Times" w:hAnsi="Times" w:eastAsia="PMingLiU" w:cs="Times New Roman"/>
        </w:rPr>
        <w:t>(Top 50)</w:t>
      </w:r>
    </w:p>
    <w:p w:rsidR="61C13361" w:rsidP="69A9C8EC" w:rsidRDefault="61C13361" w14:paraId="7477BCF8" w14:textId="73DBBD0E">
      <w:pPr>
        <w:pStyle w:val="Normal"/>
      </w:pPr>
      <w:r w:rsidR="61C13361">
        <w:drawing>
          <wp:inline wp14:editId="0078C527" wp14:anchorId="71841AC7">
            <wp:extent cx="4391025" cy="1857375"/>
            <wp:effectExtent l="0" t="0" r="0" b="0"/>
            <wp:docPr id="366568856" name="" title=""/>
            <wp:cNvGraphicFramePr>
              <a:graphicFrameLocks noChangeAspect="1"/>
            </wp:cNvGraphicFramePr>
            <a:graphic>
              <a:graphicData uri="http://schemas.openxmlformats.org/drawingml/2006/picture">
                <pic:pic>
                  <pic:nvPicPr>
                    <pic:cNvPr id="0" name=""/>
                    <pic:cNvPicPr/>
                  </pic:nvPicPr>
                  <pic:blipFill>
                    <a:blip r:embed="R89db1733df854940">
                      <a:extLst>
                        <a:ext xmlns:a="http://schemas.openxmlformats.org/drawingml/2006/main" uri="{28A0092B-C50C-407E-A947-70E740481C1C}">
                          <a14:useLocalDpi val="0"/>
                        </a:ext>
                      </a:extLst>
                    </a:blip>
                    <a:stretch>
                      <a:fillRect/>
                    </a:stretch>
                  </pic:blipFill>
                  <pic:spPr>
                    <a:xfrm>
                      <a:off x="0" y="0"/>
                      <a:ext cx="4391025" cy="1857375"/>
                    </a:xfrm>
                    <a:prstGeom prst="rect">
                      <a:avLst/>
                    </a:prstGeom>
                  </pic:spPr>
                </pic:pic>
              </a:graphicData>
            </a:graphic>
          </wp:inline>
        </w:drawing>
      </w:r>
    </w:p>
    <w:p w:rsidR="61C13361" w:rsidP="69A9C8EC" w:rsidRDefault="61C13361" w14:paraId="7D6C8A16" w14:textId="423C41C3">
      <w:pPr>
        <w:pStyle w:val="Normal"/>
        <w:rPr>
          <w:rFonts w:ascii="Times" w:hAnsi="Times" w:eastAsia="PMingLiU" w:cs="Times New Roman"/>
        </w:rPr>
      </w:pPr>
      <w:r w:rsidRPr="69A9C8EC" w:rsidR="61C13361">
        <w:rPr>
          <w:rFonts w:ascii="Times" w:hAnsi="Times" w:eastAsia="PMingLiU" w:cs="Times New Roman"/>
        </w:rPr>
        <w:t>Fig 10: Average Submitted Amount from Provider YoY 2013-14</w:t>
      </w:r>
    </w:p>
    <w:p w:rsidR="61C13361" w:rsidP="69A9C8EC" w:rsidRDefault="61C13361" w14:paraId="784BECB2" w14:textId="64038FDE">
      <w:pPr>
        <w:pStyle w:val="Normal"/>
      </w:pPr>
      <w:r w:rsidR="61C13361">
        <w:drawing>
          <wp:inline wp14:editId="379976D6" wp14:anchorId="7FF8740C">
            <wp:extent cx="4391025" cy="1866900"/>
            <wp:effectExtent l="0" t="0" r="0" b="0"/>
            <wp:docPr id="1470351247" name="" title=""/>
            <wp:cNvGraphicFramePr>
              <a:graphicFrameLocks noChangeAspect="1"/>
            </wp:cNvGraphicFramePr>
            <a:graphic>
              <a:graphicData uri="http://schemas.openxmlformats.org/drawingml/2006/picture">
                <pic:pic>
                  <pic:nvPicPr>
                    <pic:cNvPr id="0" name=""/>
                    <pic:cNvPicPr/>
                  </pic:nvPicPr>
                  <pic:blipFill>
                    <a:blip r:embed="R2e8c6af08f014758">
                      <a:extLst>
                        <a:ext xmlns:a="http://schemas.openxmlformats.org/drawingml/2006/main" uri="{28A0092B-C50C-407E-A947-70E740481C1C}">
                          <a14:useLocalDpi val="0"/>
                        </a:ext>
                      </a:extLst>
                    </a:blip>
                    <a:stretch>
                      <a:fillRect/>
                    </a:stretch>
                  </pic:blipFill>
                  <pic:spPr>
                    <a:xfrm>
                      <a:off x="0" y="0"/>
                      <a:ext cx="4391025" cy="1866900"/>
                    </a:xfrm>
                    <a:prstGeom prst="rect">
                      <a:avLst/>
                    </a:prstGeom>
                  </pic:spPr>
                </pic:pic>
              </a:graphicData>
            </a:graphic>
          </wp:inline>
        </w:drawing>
      </w:r>
    </w:p>
    <w:p w:rsidR="61C13361" w:rsidP="69A9C8EC" w:rsidRDefault="61C13361" w14:paraId="3B3ACB89" w14:textId="5BFF65D4">
      <w:pPr>
        <w:pStyle w:val="Normal"/>
      </w:pPr>
      <w:r w:rsidR="61C13361">
        <w:rPr/>
        <w:t>Fig 11: Change in Overall Provider Specialty Mix YoY 2013-14</w:t>
      </w:r>
    </w:p>
    <w:p w:rsidR="1FE3EECE" w:rsidP="69A9C8EC" w:rsidRDefault="1FE3EECE" w14:paraId="63145293" w14:textId="4EBBA24B">
      <w:pPr>
        <w:pStyle w:val="Normal"/>
        <w:rPr>
          <w:rFonts w:ascii="Times" w:hAnsi="Times" w:eastAsia="PMingLiU" w:cs="Times New Roman"/>
        </w:rPr>
      </w:pPr>
      <w:r w:rsidR="1FE3EECE">
        <w:drawing>
          <wp:inline wp14:editId="3FBF26C4" wp14:anchorId="60402CCA">
            <wp:extent cx="4391025" cy="2105025"/>
            <wp:effectExtent l="0" t="0" r="0" b="0"/>
            <wp:docPr id="432040406" name="" title=""/>
            <wp:cNvGraphicFramePr>
              <a:graphicFrameLocks noChangeAspect="1"/>
            </wp:cNvGraphicFramePr>
            <a:graphic>
              <a:graphicData uri="http://schemas.openxmlformats.org/drawingml/2006/picture">
                <pic:pic>
                  <pic:nvPicPr>
                    <pic:cNvPr id="0" name=""/>
                    <pic:cNvPicPr/>
                  </pic:nvPicPr>
                  <pic:blipFill>
                    <a:blip r:embed="Re144392bc5c74449">
                      <a:extLst>
                        <a:ext xmlns:a="http://schemas.openxmlformats.org/drawingml/2006/main" uri="{28A0092B-C50C-407E-A947-70E740481C1C}">
                          <a14:useLocalDpi val="0"/>
                        </a:ext>
                      </a:extLst>
                    </a:blip>
                    <a:stretch>
                      <a:fillRect/>
                    </a:stretch>
                  </pic:blipFill>
                  <pic:spPr>
                    <a:xfrm>
                      <a:off x="0" y="0"/>
                      <a:ext cx="4391025" cy="2105025"/>
                    </a:xfrm>
                    <a:prstGeom prst="rect">
                      <a:avLst/>
                    </a:prstGeom>
                  </pic:spPr>
                </pic:pic>
              </a:graphicData>
            </a:graphic>
          </wp:inline>
        </w:drawing>
      </w:r>
    </w:p>
    <w:p w:rsidR="00AB30C7" w:rsidP="00AB30C7" w:rsidRDefault="00AB30C7" w14:paraId="1804CEB0" w14:textId="77777777">
      <w:pPr>
        <w:pStyle w:val="heading10"/>
      </w:pPr>
      <w:r>
        <w:t>7   Discussion</w:t>
      </w:r>
    </w:p>
    <w:p w:rsidR="63CA9616" w:rsidP="63CA9616" w:rsidRDefault="63CA9616" w14:paraId="040AD2EB" w14:textId="44D6018E">
      <w:pPr>
        <w:pStyle w:val="p1a"/>
      </w:pPr>
    </w:p>
    <w:p w:rsidRPr="000A5233" w:rsidR="000A5233" w:rsidP="00342D7D" w:rsidRDefault="000A5233" w14:paraId="79F26C1D" w14:textId="64F18F75">
      <w:pPr>
        <w:pStyle w:val="p1a"/>
        <w:ind w:firstLine="709"/>
      </w:pPr>
      <w:r>
        <w:t>(Placeholder Section)</w:t>
      </w:r>
    </w:p>
    <w:p w:rsidR="000A5233" w:rsidP="006C24B7" w:rsidRDefault="000A5233" w14:paraId="090C27D9" w14:textId="77777777">
      <w:pPr>
        <w:pStyle w:val="p1a"/>
        <w:ind w:left="720"/>
      </w:pPr>
      <w:r>
        <w:lastRenderedPageBreak/>
        <w:t xml:space="preserve">Interpretations: Are the results sufficiently convincing in their ability to predict and detect fraud and theft? As a secondary objective, do the results encompass all the vast supply chain data? </w:t>
      </w:r>
    </w:p>
    <w:p w:rsidR="000A5233" w:rsidP="006C24B7" w:rsidRDefault="000A5233" w14:paraId="32615D04" w14:textId="77777777">
      <w:pPr>
        <w:ind w:left="720" w:firstLine="0"/>
      </w:pPr>
      <w:r>
        <w:t>Implications: If the models can accurately detect fraud or theft, will organizations utilize and trust this new tool?</w:t>
      </w:r>
    </w:p>
    <w:p w:rsidR="000A5233" w:rsidP="006C24B7" w:rsidRDefault="000A5233" w14:paraId="5C3A2A3C" w14:textId="77777777">
      <w:pPr>
        <w:ind w:left="720" w:firstLine="0"/>
      </w:pPr>
      <w:r>
        <w:t xml:space="preserve">What stood out as interesting/unique/unexpected? </w:t>
      </w:r>
    </w:p>
    <w:p w:rsidR="000A5233" w:rsidP="006C24B7" w:rsidRDefault="000A5233" w14:paraId="3E731A16" w14:textId="77777777">
      <w:pPr>
        <w:ind w:left="720" w:firstLine="0"/>
      </w:pPr>
      <w:r>
        <w:t>Limitations</w:t>
      </w:r>
    </w:p>
    <w:p w:rsidR="000A5233" w:rsidP="000A5233" w:rsidRDefault="000A5233" w14:paraId="60BC931C" w14:textId="77777777">
      <w:pPr>
        <w:numPr>
          <w:ilvl w:val="1"/>
          <w:numId w:val="5"/>
        </w:numPr>
      </w:pPr>
      <w:r>
        <w:t xml:space="preserve">What challenges occurred during analysis? </w:t>
      </w:r>
    </w:p>
    <w:p w:rsidR="000A5233" w:rsidP="006C24B7" w:rsidRDefault="000A5233" w14:paraId="3D648033" w14:textId="77777777">
      <w:pPr>
        <w:ind w:left="720" w:firstLine="0"/>
      </w:pPr>
      <w:r>
        <w:t>Ethics, questions to consider here such as, by detecting fraud, does the research team too often target providers making honest mistakes?</w:t>
      </w:r>
    </w:p>
    <w:p w:rsidR="000A5233" w:rsidP="006C24B7" w:rsidRDefault="000A5233" w14:paraId="5396F500" w14:textId="77777777">
      <w:pPr>
        <w:ind w:left="720" w:firstLine="0"/>
      </w:pPr>
      <w:r>
        <w:t xml:space="preserve">Future Research </w:t>
      </w:r>
    </w:p>
    <w:p w:rsidRPr="00483337" w:rsidR="000A5233" w:rsidP="000A5233" w:rsidRDefault="000A5233" w14:paraId="6141DDFC" w14:textId="77777777">
      <w:pPr>
        <w:numPr>
          <w:ilvl w:val="1"/>
          <w:numId w:val="5"/>
        </w:numPr>
      </w:pPr>
      <w:r>
        <w:t xml:space="preserve">Are there areas of research where others can pick up and go deeper? </w:t>
      </w:r>
    </w:p>
    <w:p w:rsidRPr="000A5233" w:rsidR="000A5233" w:rsidP="000A5233" w:rsidRDefault="000A5233" w14:paraId="7CA60B4B" w14:textId="5488E1A7">
      <w:pPr>
        <w:pStyle w:val="p1a"/>
      </w:pPr>
    </w:p>
    <w:p w:rsidR="63CA9616" w:rsidP="63CA9616" w:rsidRDefault="63CA9616" w14:paraId="17311F16" w14:textId="5488E1A7"/>
    <w:p w:rsidR="00AB30C7" w:rsidP="00AB30C7" w:rsidRDefault="00AB30C7" w14:paraId="0B79F5C8" w14:textId="77777777">
      <w:pPr>
        <w:pStyle w:val="heading10"/>
      </w:pPr>
      <w:r>
        <w:t>8   Conclusion</w:t>
      </w:r>
    </w:p>
    <w:p w:rsidR="63CA9616" w:rsidP="63CA9616" w:rsidRDefault="63CA9616" w14:paraId="12FB3A8D" w14:textId="595C8138">
      <w:pPr>
        <w:pStyle w:val="p1a"/>
      </w:pPr>
    </w:p>
    <w:p w:rsidR="002E7BD5" w:rsidP="002E7BD5" w:rsidRDefault="002E7BD5" w14:paraId="7D4AFF1E" w14:textId="1058F81F">
      <w:pPr>
        <w:pStyle w:val="p1a"/>
      </w:pPr>
      <w:r>
        <w:t>Within this section the research team will discuss findings, interpretations, and practical implications from the study. (Placeholder)</w:t>
      </w:r>
    </w:p>
    <w:p w:rsidRPr="00AB30C7" w:rsidR="00AB30C7" w:rsidP="00AB30C7" w:rsidRDefault="00AB30C7" w14:paraId="60D6A3D7" w14:textId="77777777">
      <w:pPr>
        <w:pStyle w:val="p1a"/>
      </w:pPr>
    </w:p>
    <w:p w:rsidRPr="00AB30C7" w:rsidR="00AB30C7" w:rsidP="00AB30C7" w:rsidRDefault="00AB30C7" w14:paraId="25585310" w14:textId="77777777">
      <w:pPr>
        <w:pStyle w:val="p1a"/>
      </w:pPr>
    </w:p>
    <w:p w:rsidRPr="00AB30C7" w:rsidR="00AB30C7" w:rsidP="00AB30C7" w:rsidRDefault="00AB30C7" w14:paraId="48774C20" w14:textId="77777777">
      <w:pPr>
        <w:pStyle w:val="p1a"/>
      </w:pPr>
    </w:p>
    <w:p w:rsidRPr="00AB30C7" w:rsidR="00AB30C7" w:rsidP="00AB30C7" w:rsidRDefault="00AB30C7" w14:paraId="23B05420" w14:textId="77777777">
      <w:pPr>
        <w:pStyle w:val="p1a"/>
      </w:pPr>
    </w:p>
    <w:p w:rsidRPr="009B1D59" w:rsidR="00AB30C7" w:rsidP="00657488" w:rsidRDefault="00AB30C7" w14:paraId="3E9803B3" w14:textId="77777777"/>
    <w:p w:rsidRPr="009A3755" w:rsidR="009B1D59" w:rsidP="009942DC" w:rsidRDefault="009B1D59" w14:paraId="68D2CD15" w14:textId="77777777">
      <w:pPr>
        <w:pStyle w:val="heading10"/>
      </w:pPr>
      <w:r w:rsidRPr="009A3755">
        <w:t>References</w:t>
      </w:r>
    </w:p>
    <w:p w:rsidRPr="00A417F1" w:rsidR="005F4FC4" w:rsidP="005F4FC4" w:rsidRDefault="005F4FC4" w14:paraId="7A127D69" w14:textId="77777777">
      <w:pPr>
        <w:numPr>
          <w:ilvl w:val="0"/>
          <w:numId w:val="4"/>
        </w:numPr>
        <w:jc w:val="left"/>
        <w:rPr>
          <w:rFonts w:ascii="Times New Roman" w:hAnsi="Times New Roman" w:eastAsia="Times New Roman"/>
          <w:color w:val="000000"/>
          <w:sz w:val="18"/>
          <w:szCs w:val="18"/>
          <w:shd w:val="clear" w:color="auto" w:fill="FFFFFF"/>
          <w:lang w:eastAsia="en-US"/>
        </w:rPr>
      </w:pPr>
      <w:r w:rsidRPr="00A417F1">
        <w:rPr>
          <w:rFonts w:ascii="Times New Roman" w:hAnsi="Times New Roman" w:eastAsia="Times New Roman"/>
          <w:color w:val="000000"/>
          <w:sz w:val="18"/>
          <w:szCs w:val="18"/>
          <w:shd w:val="clear" w:color="auto" w:fill="FFFFFF"/>
          <w:lang w:eastAsia="en-US"/>
        </w:rPr>
        <w:t xml:space="preserve">R. </w:t>
      </w:r>
      <w:proofErr w:type="spellStart"/>
      <w:r w:rsidRPr="00A417F1">
        <w:rPr>
          <w:rFonts w:ascii="Times New Roman" w:hAnsi="Times New Roman" w:eastAsia="Times New Roman"/>
          <w:color w:val="000000"/>
          <w:sz w:val="18"/>
          <w:szCs w:val="18"/>
          <w:shd w:val="clear" w:color="auto" w:fill="FFFFFF"/>
          <w:lang w:eastAsia="en-US"/>
        </w:rPr>
        <w:t>Bauder</w:t>
      </w:r>
      <w:proofErr w:type="spellEnd"/>
      <w:r w:rsidRPr="00A417F1">
        <w:rPr>
          <w:rFonts w:ascii="Times New Roman" w:hAnsi="Times New Roman" w:eastAsia="Times New Roman"/>
          <w:color w:val="000000"/>
          <w:sz w:val="18"/>
          <w:szCs w:val="18"/>
          <w:shd w:val="clear" w:color="auto" w:fill="FFFFFF"/>
          <w:lang w:eastAsia="en-US"/>
        </w:rPr>
        <w:t xml:space="preserve"> and T. </w:t>
      </w:r>
      <w:proofErr w:type="spellStart"/>
      <w:r w:rsidRPr="00A417F1">
        <w:rPr>
          <w:rFonts w:ascii="Times New Roman" w:hAnsi="Times New Roman" w:eastAsia="Times New Roman"/>
          <w:color w:val="000000"/>
          <w:sz w:val="18"/>
          <w:szCs w:val="18"/>
          <w:shd w:val="clear" w:color="auto" w:fill="FFFFFF"/>
          <w:lang w:eastAsia="en-US"/>
        </w:rPr>
        <w:t>Khoshgoftaar</w:t>
      </w:r>
      <w:proofErr w:type="spellEnd"/>
      <w:r w:rsidRPr="00A417F1">
        <w:rPr>
          <w:rFonts w:ascii="Times New Roman" w:hAnsi="Times New Roman" w:eastAsia="Times New Roman"/>
          <w:color w:val="000000"/>
          <w:sz w:val="18"/>
          <w:szCs w:val="18"/>
          <w:shd w:val="clear" w:color="auto" w:fill="FFFFFF"/>
          <w:lang w:eastAsia="en-US"/>
        </w:rPr>
        <w:t xml:space="preserve">, "A Survey of Medicare Data Processing and Integration for Fraud Detection," 2018 IEEE International Conference on Information Reuse and Integration (IRI), 2018, pp. 9-14, </w:t>
      </w:r>
      <w:proofErr w:type="spellStart"/>
      <w:r w:rsidRPr="00A417F1">
        <w:rPr>
          <w:rFonts w:ascii="Times New Roman" w:hAnsi="Times New Roman" w:eastAsia="Times New Roman"/>
          <w:color w:val="000000"/>
          <w:sz w:val="18"/>
          <w:szCs w:val="18"/>
          <w:shd w:val="clear" w:color="auto" w:fill="FFFFFF"/>
          <w:lang w:eastAsia="en-US"/>
        </w:rPr>
        <w:t>doi</w:t>
      </w:r>
      <w:proofErr w:type="spellEnd"/>
      <w:r w:rsidRPr="00A417F1">
        <w:rPr>
          <w:rFonts w:ascii="Times New Roman" w:hAnsi="Times New Roman" w:eastAsia="Times New Roman"/>
          <w:color w:val="000000"/>
          <w:sz w:val="18"/>
          <w:szCs w:val="18"/>
          <w:shd w:val="clear" w:color="auto" w:fill="FFFFFF"/>
          <w:lang w:eastAsia="en-US"/>
        </w:rPr>
        <w:t>: 10.1109/IRI.2018.00010.</w:t>
      </w:r>
    </w:p>
    <w:p w:rsidRPr="00A417F1" w:rsidR="005F4FC4" w:rsidP="005F4FC4" w:rsidRDefault="005F4FC4" w14:paraId="32621CBB" w14:textId="77777777">
      <w:pPr>
        <w:numPr>
          <w:ilvl w:val="0"/>
          <w:numId w:val="4"/>
        </w:numPr>
        <w:jc w:val="left"/>
        <w:rPr>
          <w:rFonts w:ascii="Times New Roman" w:hAnsi="Times New Roman" w:eastAsia="Times New Roman"/>
          <w:color w:val="000000"/>
          <w:sz w:val="18"/>
          <w:szCs w:val="18"/>
          <w:shd w:val="clear" w:color="auto" w:fill="FFFFFF"/>
          <w:lang w:eastAsia="en-US"/>
        </w:rPr>
      </w:pPr>
      <w:r w:rsidRPr="00A417F1">
        <w:rPr>
          <w:rFonts w:ascii="Times New Roman" w:hAnsi="Times New Roman" w:eastAsia="Times New Roman"/>
          <w:color w:val="000000"/>
          <w:sz w:val="18"/>
          <w:szCs w:val="18"/>
          <w:shd w:val="clear" w:color="auto" w:fill="FFFFFF"/>
          <w:lang w:eastAsia="en-US"/>
        </w:rPr>
        <w:t xml:space="preserve">R. </w:t>
      </w:r>
      <w:proofErr w:type="spellStart"/>
      <w:r w:rsidRPr="00A417F1">
        <w:rPr>
          <w:rFonts w:ascii="Times New Roman" w:hAnsi="Times New Roman" w:eastAsia="Times New Roman"/>
          <w:color w:val="000000"/>
          <w:sz w:val="18"/>
          <w:szCs w:val="18"/>
          <w:shd w:val="clear" w:color="auto" w:fill="FFFFFF"/>
          <w:lang w:eastAsia="en-US"/>
        </w:rPr>
        <w:t>Bauder</w:t>
      </w:r>
      <w:proofErr w:type="spellEnd"/>
      <w:r w:rsidRPr="00A417F1">
        <w:rPr>
          <w:rFonts w:ascii="Times New Roman" w:hAnsi="Times New Roman" w:eastAsia="Times New Roman"/>
          <w:color w:val="000000"/>
          <w:sz w:val="18"/>
          <w:szCs w:val="18"/>
          <w:shd w:val="clear" w:color="auto" w:fill="FFFFFF"/>
          <w:lang w:eastAsia="en-US"/>
        </w:rPr>
        <w:t xml:space="preserve">, R. da Rosa and T. </w:t>
      </w:r>
      <w:proofErr w:type="spellStart"/>
      <w:r w:rsidRPr="00A417F1">
        <w:rPr>
          <w:rFonts w:ascii="Times New Roman" w:hAnsi="Times New Roman" w:eastAsia="Times New Roman"/>
          <w:color w:val="000000"/>
          <w:sz w:val="18"/>
          <w:szCs w:val="18"/>
          <w:shd w:val="clear" w:color="auto" w:fill="FFFFFF"/>
          <w:lang w:eastAsia="en-US"/>
        </w:rPr>
        <w:t>Khoshgoftaar</w:t>
      </w:r>
      <w:proofErr w:type="spellEnd"/>
      <w:r w:rsidRPr="00A417F1">
        <w:rPr>
          <w:rFonts w:ascii="Times New Roman" w:hAnsi="Times New Roman" w:eastAsia="Times New Roman"/>
          <w:color w:val="000000"/>
          <w:sz w:val="18"/>
          <w:szCs w:val="18"/>
          <w:shd w:val="clear" w:color="auto" w:fill="FFFFFF"/>
          <w:lang w:eastAsia="en-US"/>
        </w:rPr>
        <w:t xml:space="preserve">, "Identifying Medicare Provider Fraud with Unsupervised Machine Learning," 2018 IEEE International Conference on Information Reuse and Integration (IRI), 2018, pp. 285-292, </w:t>
      </w:r>
      <w:proofErr w:type="spellStart"/>
      <w:r w:rsidRPr="00A417F1">
        <w:rPr>
          <w:rFonts w:ascii="Times New Roman" w:hAnsi="Times New Roman" w:eastAsia="Times New Roman"/>
          <w:color w:val="000000"/>
          <w:sz w:val="18"/>
          <w:szCs w:val="18"/>
          <w:shd w:val="clear" w:color="auto" w:fill="FFFFFF"/>
          <w:lang w:eastAsia="en-US"/>
        </w:rPr>
        <w:t>doi</w:t>
      </w:r>
      <w:proofErr w:type="spellEnd"/>
      <w:r w:rsidRPr="00A417F1">
        <w:rPr>
          <w:rFonts w:ascii="Times New Roman" w:hAnsi="Times New Roman" w:eastAsia="Times New Roman"/>
          <w:color w:val="000000"/>
          <w:sz w:val="18"/>
          <w:szCs w:val="18"/>
          <w:shd w:val="clear" w:color="auto" w:fill="FFFFFF"/>
          <w:lang w:eastAsia="en-US"/>
        </w:rPr>
        <w:t>: 10.1109/IRI.2018.00051.</w:t>
      </w:r>
    </w:p>
    <w:p w:rsidRPr="00A417F1" w:rsidR="005F4FC4" w:rsidP="005F4FC4" w:rsidRDefault="005F4FC4" w14:paraId="78F507E0" w14:textId="77777777">
      <w:pPr>
        <w:numPr>
          <w:ilvl w:val="0"/>
          <w:numId w:val="4"/>
        </w:numPr>
        <w:jc w:val="left"/>
        <w:rPr>
          <w:rFonts w:ascii="Times New Roman" w:hAnsi="Times New Roman" w:eastAsia="Times New Roman"/>
          <w:color w:val="000000"/>
          <w:sz w:val="18"/>
          <w:szCs w:val="18"/>
          <w:shd w:val="clear" w:color="auto" w:fill="FFFFFF"/>
          <w:lang w:eastAsia="en-US"/>
        </w:rPr>
      </w:pPr>
      <w:proofErr w:type="spellStart"/>
      <w:r w:rsidRPr="00A417F1">
        <w:rPr>
          <w:rFonts w:ascii="Times New Roman" w:hAnsi="Times New Roman" w:eastAsia="Times New Roman"/>
          <w:color w:val="000000"/>
          <w:sz w:val="18"/>
          <w:szCs w:val="18"/>
          <w:shd w:val="clear" w:color="auto" w:fill="FFFFFF"/>
          <w:lang w:eastAsia="en-US"/>
        </w:rPr>
        <w:t>Bauder</w:t>
      </w:r>
      <w:proofErr w:type="spellEnd"/>
      <w:r w:rsidRPr="00A417F1">
        <w:rPr>
          <w:rFonts w:ascii="Times New Roman" w:hAnsi="Times New Roman" w:eastAsia="Times New Roman"/>
          <w:color w:val="000000"/>
          <w:sz w:val="18"/>
          <w:szCs w:val="18"/>
          <w:shd w:val="clear" w:color="auto" w:fill="FFFFFF"/>
          <w:lang w:eastAsia="en-US"/>
        </w:rPr>
        <w:t xml:space="preserve">, R. A., &amp; </w:t>
      </w:r>
      <w:proofErr w:type="spellStart"/>
      <w:r w:rsidRPr="00A417F1">
        <w:rPr>
          <w:rFonts w:ascii="Times New Roman" w:hAnsi="Times New Roman" w:eastAsia="Times New Roman"/>
          <w:color w:val="000000"/>
          <w:sz w:val="18"/>
          <w:szCs w:val="18"/>
          <w:shd w:val="clear" w:color="auto" w:fill="FFFFFF"/>
          <w:lang w:eastAsia="en-US"/>
        </w:rPr>
        <w:t>Khoshgoftaar</w:t>
      </w:r>
      <w:proofErr w:type="spellEnd"/>
      <w:r w:rsidRPr="00A417F1">
        <w:rPr>
          <w:rFonts w:ascii="Times New Roman" w:hAnsi="Times New Roman" w:eastAsia="Times New Roman"/>
          <w:color w:val="000000"/>
          <w:sz w:val="18"/>
          <w:szCs w:val="18"/>
          <w:shd w:val="clear" w:color="auto" w:fill="FFFFFF"/>
          <w:lang w:eastAsia="en-US"/>
        </w:rPr>
        <w:t xml:space="preserve">, T. M. (2018). The effects of varying class distribution on learner behavior for Medicare fraud detection with imbalanced big data. Health Information Science and Systems, 6(1), 1–14. </w:t>
      </w:r>
      <w:hyperlink r:id="rId11">
        <w:r w:rsidRPr="63CA9616">
          <w:rPr>
            <w:rStyle w:val="Hyperlink"/>
            <w:rFonts w:ascii="Times New Roman" w:hAnsi="Times New Roman" w:eastAsia="Times New Roman"/>
            <w:sz w:val="18"/>
            <w:szCs w:val="18"/>
            <w:lang w:eastAsia="en-US"/>
          </w:rPr>
          <w:t>https://doi.org/10.1007/s13755-018-0051-3</w:t>
        </w:r>
      </w:hyperlink>
    </w:p>
    <w:p w:rsidR="05434C51" w:rsidP="63CA9616" w:rsidRDefault="05434C51" w14:paraId="03499C6B" w14:textId="72201001">
      <w:pPr>
        <w:numPr>
          <w:ilvl w:val="0"/>
          <w:numId w:val="4"/>
        </w:numPr>
        <w:jc w:val="left"/>
        <w:rPr>
          <w:color w:val="000000" w:themeColor="text1"/>
          <w:sz w:val="18"/>
          <w:szCs w:val="18"/>
          <w:lang w:eastAsia="en-US"/>
        </w:rPr>
      </w:pPr>
      <w:proofErr w:type="spellStart"/>
      <w:r w:rsidRPr="63CA9616">
        <w:rPr>
          <w:rFonts w:ascii="Times New Roman" w:hAnsi="Times New Roman" w:eastAsia="Times New Roman"/>
          <w:sz w:val="18"/>
          <w:szCs w:val="18"/>
        </w:rPr>
        <w:t>Bauder</w:t>
      </w:r>
      <w:proofErr w:type="spellEnd"/>
      <w:r w:rsidRPr="63CA9616">
        <w:rPr>
          <w:rFonts w:ascii="Times New Roman" w:hAnsi="Times New Roman" w:eastAsia="Times New Roman"/>
          <w:sz w:val="18"/>
          <w:szCs w:val="18"/>
        </w:rPr>
        <w:t xml:space="preserve">, R.A., &amp; </w:t>
      </w:r>
      <w:proofErr w:type="spellStart"/>
      <w:r w:rsidRPr="63CA9616">
        <w:rPr>
          <w:rFonts w:ascii="Times New Roman" w:hAnsi="Times New Roman" w:eastAsia="Times New Roman"/>
          <w:sz w:val="18"/>
          <w:szCs w:val="18"/>
        </w:rPr>
        <w:t>Khoshgoftaar</w:t>
      </w:r>
      <w:proofErr w:type="spellEnd"/>
      <w:r w:rsidRPr="63CA9616">
        <w:rPr>
          <w:rFonts w:ascii="Times New Roman" w:hAnsi="Times New Roman" w:eastAsia="Times New Roman"/>
          <w:sz w:val="18"/>
          <w:szCs w:val="18"/>
        </w:rPr>
        <w:t>, T.M. (2017). Medicare Fraud Detection Using Machine Learning Methods. 2017 16th IEEE International Conference on Machine Learning and Applications (ICMLA), 858-865.</w:t>
      </w:r>
    </w:p>
    <w:p w:rsidRPr="00A417F1" w:rsidR="005F4FC4" w:rsidP="005F4FC4" w:rsidRDefault="005F4FC4" w14:paraId="6B3C0353" w14:textId="77777777">
      <w:pPr>
        <w:numPr>
          <w:ilvl w:val="0"/>
          <w:numId w:val="4"/>
        </w:numPr>
        <w:jc w:val="left"/>
        <w:rPr>
          <w:rFonts w:ascii="Times New Roman" w:hAnsi="Times New Roman" w:eastAsia="Times New Roman"/>
          <w:color w:val="000000"/>
          <w:sz w:val="18"/>
          <w:szCs w:val="18"/>
          <w:lang w:eastAsia="en-US"/>
        </w:rPr>
      </w:pPr>
      <w:r w:rsidRPr="00A417F1">
        <w:rPr>
          <w:rFonts w:ascii="Times New Roman" w:hAnsi="Times New Roman" w:eastAsia="Times New Roman"/>
          <w:color w:val="000000"/>
          <w:sz w:val="18"/>
          <w:szCs w:val="18"/>
          <w:shd w:val="clear" w:color="auto" w:fill="FFFFFF"/>
          <w:lang w:eastAsia="en-US"/>
        </w:rPr>
        <w:t xml:space="preserve">Buppert, C. (2001). Avoiding Medicare Fraud part 2. The Nurse Practitioner, 26(2), 34–41. </w:t>
      </w:r>
      <w:hyperlink w:history="1" r:id="rId12">
        <w:r w:rsidRPr="00A417F1">
          <w:rPr>
            <w:rStyle w:val="Hyperlink"/>
            <w:rFonts w:ascii="Times New Roman" w:hAnsi="Times New Roman" w:eastAsia="Times New Roman"/>
            <w:color w:val="000000"/>
            <w:sz w:val="18"/>
            <w:szCs w:val="18"/>
            <w:shd w:val="clear" w:color="auto" w:fill="FFFFFF"/>
            <w:lang w:eastAsia="en-US"/>
          </w:rPr>
          <w:t>https://doi.org/10.1097/00006205-200102000-00005</w:t>
        </w:r>
      </w:hyperlink>
    </w:p>
    <w:p w:rsidRPr="00A417F1" w:rsidR="005F4FC4" w:rsidP="005F4FC4" w:rsidRDefault="005F4FC4" w14:paraId="7858772B" w14:textId="77777777">
      <w:pPr>
        <w:numPr>
          <w:ilvl w:val="0"/>
          <w:numId w:val="4"/>
        </w:numPr>
        <w:jc w:val="left"/>
        <w:rPr>
          <w:rFonts w:ascii="Times New Roman" w:hAnsi="Times New Roman" w:eastAsia="Times New Roman"/>
          <w:color w:val="000000"/>
          <w:sz w:val="18"/>
          <w:szCs w:val="18"/>
          <w:lang w:eastAsia="en-US"/>
        </w:rPr>
      </w:pPr>
      <w:proofErr w:type="spellStart"/>
      <w:r w:rsidRPr="00A417F1">
        <w:rPr>
          <w:rFonts w:ascii="Times New Roman" w:hAnsi="Times New Roman" w:eastAsia="Times New Roman"/>
          <w:color w:val="000000"/>
          <w:sz w:val="18"/>
          <w:szCs w:val="18"/>
          <w:shd w:val="clear" w:color="auto" w:fill="FFFFFF"/>
          <w:lang w:eastAsia="en-US"/>
        </w:rPr>
        <w:lastRenderedPageBreak/>
        <w:t>Ekina</w:t>
      </w:r>
      <w:proofErr w:type="spellEnd"/>
      <w:r w:rsidRPr="00A417F1">
        <w:rPr>
          <w:rFonts w:ascii="Times New Roman" w:hAnsi="Times New Roman" w:eastAsia="Times New Roman"/>
          <w:color w:val="000000"/>
          <w:sz w:val="18"/>
          <w:szCs w:val="18"/>
          <w:shd w:val="clear" w:color="auto" w:fill="FFFFFF"/>
          <w:lang w:eastAsia="en-US"/>
        </w:rPr>
        <w:t xml:space="preserve">, T., Leva, F., Ruggeri, F., &amp; </w:t>
      </w:r>
      <w:proofErr w:type="spellStart"/>
      <w:r w:rsidRPr="00A417F1">
        <w:rPr>
          <w:rFonts w:ascii="Times New Roman" w:hAnsi="Times New Roman" w:eastAsia="Times New Roman"/>
          <w:color w:val="000000"/>
          <w:sz w:val="18"/>
          <w:szCs w:val="18"/>
          <w:shd w:val="clear" w:color="auto" w:fill="FFFFFF"/>
          <w:lang w:eastAsia="en-US"/>
        </w:rPr>
        <w:t>Soyer</w:t>
      </w:r>
      <w:proofErr w:type="spellEnd"/>
      <w:r w:rsidRPr="00A417F1">
        <w:rPr>
          <w:rFonts w:ascii="Times New Roman" w:hAnsi="Times New Roman" w:eastAsia="Times New Roman"/>
          <w:color w:val="000000"/>
          <w:sz w:val="18"/>
          <w:szCs w:val="18"/>
          <w:shd w:val="clear" w:color="auto" w:fill="FFFFFF"/>
          <w:lang w:eastAsia="en-US"/>
        </w:rPr>
        <w:t>, R. (2013). Application of Bayesian Methods in Detection of Healthcare Fraud.</w:t>
      </w:r>
    </w:p>
    <w:p w:rsidRPr="00A417F1" w:rsidR="005F4FC4" w:rsidP="005F4FC4" w:rsidRDefault="005F4FC4" w14:paraId="67C389E2" w14:textId="77777777">
      <w:pPr>
        <w:numPr>
          <w:ilvl w:val="0"/>
          <w:numId w:val="4"/>
        </w:numPr>
        <w:jc w:val="left"/>
        <w:rPr>
          <w:rFonts w:ascii="Times New Roman" w:hAnsi="Times New Roman" w:eastAsia="Times New Roman"/>
          <w:color w:val="000000"/>
          <w:sz w:val="18"/>
          <w:szCs w:val="18"/>
          <w:lang w:eastAsia="en-US"/>
        </w:rPr>
      </w:pPr>
      <w:r w:rsidRPr="00A417F1">
        <w:rPr>
          <w:rFonts w:ascii="Times New Roman" w:hAnsi="Times New Roman" w:eastAsia="Times New Roman"/>
          <w:color w:val="000000"/>
          <w:sz w:val="18"/>
          <w:szCs w:val="18"/>
          <w:shd w:val="clear" w:color="auto" w:fill="FFFFFF"/>
          <w:lang w:eastAsia="en-US"/>
        </w:rPr>
        <w:t xml:space="preserve">Gad, B., Warren, C., &amp; </w:t>
      </w:r>
      <w:proofErr w:type="spellStart"/>
      <w:r w:rsidRPr="00A417F1">
        <w:rPr>
          <w:rFonts w:ascii="Times New Roman" w:hAnsi="Times New Roman" w:eastAsia="Times New Roman"/>
          <w:color w:val="000000"/>
          <w:sz w:val="18"/>
          <w:szCs w:val="18"/>
          <w:shd w:val="clear" w:color="auto" w:fill="FFFFFF"/>
          <w:lang w:eastAsia="en-US"/>
        </w:rPr>
        <w:t>Paskhover</w:t>
      </w:r>
      <w:proofErr w:type="spellEnd"/>
      <w:r w:rsidRPr="00A417F1">
        <w:rPr>
          <w:rFonts w:ascii="Times New Roman" w:hAnsi="Times New Roman" w:eastAsia="Times New Roman"/>
          <w:color w:val="000000"/>
          <w:sz w:val="18"/>
          <w:szCs w:val="18"/>
          <w:shd w:val="clear" w:color="auto" w:fill="FFFFFF"/>
          <w:lang w:eastAsia="en-US"/>
        </w:rPr>
        <w:t xml:space="preserve">, B. (2020). Why Otolaryngologists Get Excluded </w:t>
      </w:r>
      <w:proofErr w:type="gramStart"/>
      <w:r w:rsidRPr="00A417F1">
        <w:rPr>
          <w:rFonts w:ascii="Times New Roman" w:hAnsi="Times New Roman" w:eastAsia="Times New Roman"/>
          <w:color w:val="000000"/>
          <w:sz w:val="18"/>
          <w:szCs w:val="18"/>
          <w:shd w:val="clear" w:color="auto" w:fill="FFFFFF"/>
          <w:lang w:eastAsia="en-US"/>
        </w:rPr>
        <w:t>From</w:t>
      </w:r>
      <w:proofErr w:type="gramEnd"/>
      <w:r w:rsidRPr="00A417F1">
        <w:rPr>
          <w:rFonts w:ascii="Times New Roman" w:hAnsi="Times New Roman" w:eastAsia="Times New Roman"/>
          <w:color w:val="000000"/>
          <w:sz w:val="18"/>
          <w:szCs w:val="18"/>
          <w:shd w:val="clear" w:color="auto" w:fill="FFFFFF"/>
          <w:lang w:eastAsia="en-US"/>
        </w:rPr>
        <w:t xml:space="preserve"> Medicare and Medicaid. Ear, Nose, &amp; Throat Journal, 14556132093304–145561320933040. </w:t>
      </w:r>
      <w:hyperlink w:history="1" r:id="rId13">
        <w:r w:rsidRPr="00A417F1">
          <w:rPr>
            <w:rStyle w:val="Hyperlink"/>
            <w:rFonts w:ascii="Times New Roman" w:hAnsi="Times New Roman" w:eastAsia="Times New Roman"/>
            <w:color w:val="000000"/>
            <w:sz w:val="18"/>
            <w:szCs w:val="18"/>
            <w:shd w:val="clear" w:color="auto" w:fill="FFFFFF"/>
            <w:lang w:eastAsia="en-US"/>
          </w:rPr>
          <w:t>https://doi.org/10.1177/0145561320933040</w:t>
        </w:r>
      </w:hyperlink>
    </w:p>
    <w:p w:rsidRPr="00A417F1" w:rsidR="005F4FC4" w:rsidP="005F4FC4" w:rsidRDefault="005F4FC4" w14:paraId="538D966A" w14:textId="77777777">
      <w:pPr>
        <w:numPr>
          <w:ilvl w:val="0"/>
          <w:numId w:val="4"/>
        </w:numPr>
        <w:jc w:val="left"/>
        <w:rPr>
          <w:rFonts w:ascii="Times New Roman" w:hAnsi="Times New Roman" w:eastAsia="Times New Roman"/>
          <w:color w:val="000000"/>
          <w:sz w:val="18"/>
          <w:szCs w:val="18"/>
          <w:lang w:eastAsia="en-US"/>
        </w:rPr>
      </w:pPr>
      <w:r w:rsidRPr="00A417F1">
        <w:rPr>
          <w:rFonts w:ascii="Times New Roman" w:hAnsi="Times New Roman" w:eastAsia="Times New Roman"/>
          <w:color w:val="000000"/>
          <w:sz w:val="18"/>
          <w:szCs w:val="18"/>
          <w:shd w:val="clear" w:color="auto" w:fill="FFFFFF"/>
          <w:lang w:eastAsia="en-US"/>
        </w:rPr>
        <w:t>Gordon, D., &amp; Siegel, D. M. (2020). Machine learning and the future of Medicare fraud detection. Journal of the American Academy of Dermatology, 83(2), e133. https://doi.org/10.1016/j.jaad.2020.03.059</w:t>
      </w:r>
    </w:p>
    <w:p w:rsidRPr="00A417F1" w:rsidR="005F4FC4" w:rsidP="005F4FC4" w:rsidRDefault="005F4FC4" w14:paraId="79D04F40" w14:textId="77777777">
      <w:pPr>
        <w:numPr>
          <w:ilvl w:val="0"/>
          <w:numId w:val="4"/>
        </w:numPr>
        <w:jc w:val="left"/>
        <w:rPr>
          <w:rFonts w:ascii="Times New Roman" w:hAnsi="Times New Roman" w:eastAsia="Times New Roman"/>
          <w:color w:val="000000"/>
          <w:sz w:val="18"/>
          <w:szCs w:val="18"/>
          <w:shd w:val="clear" w:color="auto" w:fill="FFFFFF"/>
          <w:lang w:eastAsia="en-US"/>
        </w:rPr>
      </w:pPr>
      <w:r w:rsidRPr="00A417F1">
        <w:rPr>
          <w:rFonts w:ascii="Times New Roman" w:hAnsi="Times New Roman" w:eastAsia="Times New Roman"/>
          <w:color w:val="000000"/>
          <w:sz w:val="18"/>
          <w:szCs w:val="18"/>
          <w:shd w:val="clear" w:color="auto" w:fill="FFFFFF"/>
          <w:lang w:eastAsia="en-US"/>
        </w:rPr>
        <w:t xml:space="preserve">J. Hancock and T. M. </w:t>
      </w:r>
      <w:proofErr w:type="spellStart"/>
      <w:r w:rsidRPr="00A417F1">
        <w:rPr>
          <w:rFonts w:ascii="Times New Roman" w:hAnsi="Times New Roman" w:eastAsia="Times New Roman"/>
          <w:color w:val="000000"/>
          <w:sz w:val="18"/>
          <w:szCs w:val="18"/>
          <w:shd w:val="clear" w:color="auto" w:fill="FFFFFF"/>
          <w:lang w:eastAsia="en-US"/>
        </w:rPr>
        <w:t>Khoshgoftaar</w:t>
      </w:r>
      <w:proofErr w:type="spellEnd"/>
      <w:r w:rsidRPr="00A417F1">
        <w:rPr>
          <w:rFonts w:ascii="Times New Roman" w:hAnsi="Times New Roman" w:eastAsia="Times New Roman"/>
          <w:color w:val="000000"/>
          <w:sz w:val="18"/>
          <w:szCs w:val="18"/>
          <w:shd w:val="clear" w:color="auto" w:fill="FFFFFF"/>
          <w:lang w:eastAsia="en-US"/>
        </w:rPr>
        <w:t xml:space="preserve">, "Performance of </w:t>
      </w:r>
      <w:proofErr w:type="spellStart"/>
      <w:r w:rsidRPr="00A417F1">
        <w:rPr>
          <w:rFonts w:ascii="Times New Roman" w:hAnsi="Times New Roman" w:eastAsia="Times New Roman"/>
          <w:color w:val="000000"/>
          <w:sz w:val="18"/>
          <w:szCs w:val="18"/>
          <w:shd w:val="clear" w:color="auto" w:fill="FFFFFF"/>
          <w:lang w:eastAsia="en-US"/>
        </w:rPr>
        <w:t>CatBoost</w:t>
      </w:r>
      <w:proofErr w:type="spellEnd"/>
      <w:r w:rsidRPr="00A417F1">
        <w:rPr>
          <w:rFonts w:ascii="Times New Roman" w:hAnsi="Times New Roman" w:eastAsia="Times New Roman"/>
          <w:color w:val="000000"/>
          <w:sz w:val="18"/>
          <w:szCs w:val="18"/>
          <w:shd w:val="clear" w:color="auto" w:fill="FFFFFF"/>
          <w:lang w:eastAsia="en-US"/>
        </w:rPr>
        <w:t xml:space="preserve"> and </w:t>
      </w:r>
      <w:proofErr w:type="spellStart"/>
      <w:r w:rsidRPr="00A417F1">
        <w:rPr>
          <w:rFonts w:ascii="Times New Roman" w:hAnsi="Times New Roman" w:eastAsia="Times New Roman"/>
          <w:color w:val="000000"/>
          <w:sz w:val="18"/>
          <w:szCs w:val="18"/>
          <w:shd w:val="clear" w:color="auto" w:fill="FFFFFF"/>
          <w:lang w:eastAsia="en-US"/>
        </w:rPr>
        <w:t>XGBoost</w:t>
      </w:r>
      <w:proofErr w:type="spellEnd"/>
      <w:r w:rsidRPr="00A417F1">
        <w:rPr>
          <w:rFonts w:ascii="Times New Roman" w:hAnsi="Times New Roman" w:eastAsia="Times New Roman"/>
          <w:color w:val="000000"/>
          <w:sz w:val="18"/>
          <w:szCs w:val="18"/>
          <w:shd w:val="clear" w:color="auto" w:fill="FFFFFF"/>
          <w:lang w:eastAsia="en-US"/>
        </w:rPr>
        <w:t xml:space="preserve"> in Medicare Fraud Detection," 2020 19th IEEE International Conference on Machine Learning and Applications (ICMLA), 2020, pp. 572-579, </w:t>
      </w:r>
      <w:proofErr w:type="spellStart"/>
      <w:r w:rsidRPr="00A417F1">
        <w:rPr>
          <w:rFonts w:ascii="Times New Roman" w:hAnsi="Times New Roman" w:eastAsia="Times New Roman"/>
          <w:color w:val="000000"/>
          <w:sz w:val="18"/>
          <w:szCs w:val="18"/>
          <w:shd w:val="clear" w:color="auto" w:fill="FFFFFF"/>
          <w:lang w:eastAsia="en-US"/>
        </w:rPr>
        <w:t>doi</w:t>
      </w:r>
      <w:proofErr w:type="spellEnd"/>
      <w:r w:rsidRPr="00A417F1">
        <w:rPr>
          <w:rFonts w:ascii="Times New Roman" w:hAnsi="Times New Roman" w:eastAsia="Times New Roman"/>
          <w:color w:val="000000"/>
          <w:sz w:val="18"/>
          <w:szCs w:val="18"/>
          <w:shd w:val="clear" w:color="auto" w:fill="FFFFFF"/>
          <w:lang w:eastAsia="en-US"/>
        </w:rPr>
        <w:t>: 10.1109/ICMLA51294.2020.00095.</w:t>
      </w:r>
    </w:p>
    <w:p w:rsidR="58544AB8" w:rsidP="63CA9616" w:rsidRDefault="58544AB8" w14:paraId="4C961FCF" w14:textId="5C3CE210">
      <w:pPr>
        <w:numPr>
          <w:ilvl w:val="0"/>
          <w:numId w:val="4"/>
        </w:numPr>
        <w:jc w:val="left"/>
        <w:rPr>
          <w:rFonts w:eastAsia="Times" w:cs="Times"/>
          <w:color w:val="000000" w:themeColor="text1"/>
          <w:sz w:val="18"/>
          <w:szCs w:val="18"/>
          <w:lang w:eastAsia="en-US"/>
        </w:rPr>
      </w:pPr>
      <w:r w:rsidRPr="63CA9616">
        <w:rPr>
          <w:rFonts w:eastAsia="Times" w:cs="Times"/>
          <w:sz w:val="18"/>
          <w:szCs w:val="18"/>
        </w:rPr>
        <w:t xml:space="preserve">M. </w:t>
      </w:r>
      <w:proofErr w:type="gramStart"/>
      <w:r w:rsidRPr="63CA9616">
        <w:rPr>
          <w:rFonts w:eastAsia="Times" w:cs="Times"/>
          <w:sz w:val="18"/>
          <w:szCs w:val="18"/>
        </w:rPr>
        <w:t>Johnson  and</w:t>
      </w:r>
      <w:proofErr w:type="gramEnd"/>
      <w:r w:rsidRPr="63CA9616">
        <w:rPr>
          <w:rFonts w:eastAsia="Times" w:cs="Times"/>
          <w:sz w:val="18"/>
          <w:szCs w:val="18"/>
        </w:rPr>
        <w:t xml:space="preserve">  </w:t>
      </w:r>
      <w:proofErr w:type="spellStart"/>
      <w:r w:rsidRPr="63CA9616">
        <w:rPr>
          <w:rFonts w:eastAsia="Times" w:cs="Times"/>
          <w:sz w:val="18"/>
          <w:szCs w:val="18"/>
        </w:rPr>
        <w:t>Taghi</w:t>
      </w:r>
      <w:proofErr w:type="spellEnd"/>
      <w:r w:rsidRPr="63CA9616">
        <w:rPr>
          <w:rFonts w:eastAsia="Times" w:cs="Times"/>
          <w:sz w:val="18"/>
          <w:szCs w:val="18"/>
        </w:rPr>
        <w:t xml:space="preserve">  M.  </w:t>
      </w:r>
      <w:proofErr w:type="spellStart"/>
      <w:r w:rsidRPr="63CA9616">
        <w:rPr>
          <w:rFonts w:eastAsia="Times" w:cs="Times"/>
          <w:sz w:val="18"/>
          <w:szCs w:val="18"/>
        </w:rPr>
        <w:t>Khoshgoftaar</w:t>
      </w:r>
      <w:proofErr w:type="spellEnd"/>
      <w:r w:rsidRPr="63CA9616">
        <w:rPr>
          <w:rFonts w:eastAsia="Times" w:cs="Times"/>
          <w:sz w:val="18"/>
          <w:szCs w:val="18"/>
        </w:rPr>
        <w:t xml:space="preserve">. Medicare fraud detection using neural networks. Journal of big data. </w:t>
      </w:r>
      <w:hyperlink r:id="rId14">
        <w:r w:rsidRPr="63CA9616">
          <w:rPr>
            <w:rStyle w:val="Hyperlink"/>
            <w:rFonts w:eastAsia="Times" w:cs="Times"/>
            <w:sz w:val="18"/>
            <w:szCs w:val="18"/>
          </w:rPr>
          <w:t>https://doi.org/10.1186/s40537-019-0225-0</w:t>
        </w:r>
      </w:hyperlink>
      <w:r w:rsidRPr="63CA9616">
        <w:rPr>
          <w:rFonts w:eastAsia="Times" w:cs="Times"/>
          <w:sz w:val="18"/>
          <w:szCs w:val="18"/>
        </w:rPr>
        <w:t>.  2019. pp. 6–63.</w:t>
      </w:r>
    </w:p>
    <w:p w:rsidRPr="00A417F1" w:rsidR="00A417F1" w:rsidP="00A417F1" w:rsidRDefault="005F4FC4" w14:paraId="478BCB01" w14:textId="77777777">
      <w:pPr>
        <w:numPr>
          <w:ilvl w:val="0"/>
          <w:numId w:val="4"/>
        </w:numPr>
        <w:jc w:val="left"/>
        <w:rPr>
          <w:rFonts w:ascii="Times New Roman" w:hAnsi="Times New Roman" w:eastAsia="Times New Roman"/>
          <w:color w:val="000000"/>
          <w:sz w:val="18"/>
          <w:szCs w:val="18"/>
          <w:shd w:val="clear" w:color="auto" w:fill="FFFFFF"/>
          <w:lang w:eastAsia="en-US"/>
        </w:rPr>
      </w:pPr>
      <w:proofErr w:type="spellStart"/>
      <w:r w:rsidRPr="00A417F1">
        <w:rPr>
          <w:rFonts w:ascii="Times New Roman" w:hAnsi="Times New Roman" w:eastAsia="Times New Roman"/>
          <w:color w:val="000000"/>
          <w:sz w:val="18"/>
          <w:szCs w:val="18"/>
          <w:shd w:val="clear" w:color="auto" w:fill="FFFFFF"/>
          <w:lang w:eastAsia="en-US"/>
        </w:rPr>
        <w:t>Kose</w:t>
      </w:r>
      <w:proofErr w:type="spellEnd"/>
      <w:r w:rsidRPr="00A417F1">
        <w:rPr>
          <w:rFonts w:ascii="Times New Roman" w:hAnsi="Times New Roman" w:eastAsia="Times New Roman"/>
          <w:color w:val="000000"/>
          <w:sz w:val="18"/>
          <w:szCs w:val="18"/>
          <w:shd w:val="clear" w:color="auto" w:fill="FFFFFF"/>
          <w:lang w:eastAsia="en-US"/>
        </w:rPr>
        <w:t xml:space="preserve">, </w:t>
      </w:r>
      <w:proofErr w:type="spellStart"/>
      <w:r w:rsidRPr="00A417F1">
        <w:rPr>
          <w:rFonts w:ascii="Times New Roman" w:hAnsi="Times New Roman" w:eastAsia="Times New Roman"/>
          <w:color w:val="000000"/>
          <w:sz w:val="18"/>
          <w:szCs w:val="18"/>
          <w:shd w:val="clear" w:color="auto" w:fill="FFFFFF"/>
          <w:lang w:eastAsia="en-US"/>
        </w:rPr>
        <w:t>Ilker</w:t>
      </w:r>
      <w:proofErr w:type="spellEnd"/>
      <w:r w:rsidRPr="00A417F1">
        <w:rPr>
          <w:rFonts w:ascii="Times New Roman" w:hAnsi="Times New Roman" w:eastAsia="Times New Roman"/>
          <w:color w:val="000000"/>
          <w:sz w:val="18"/>
          <w:szCs w:val="18"/>
          <w:shd w:val="clear" w:color="auto" w:fill="FFFFFF"/>
          <w:lang w:eastAsia="en-US"/>
        </w:rPr>
        <w:t xml:space="preserve"> &amp; </w:t>
      </w:r>
      <w:proofErr w:type="spellStart"/>
      <w:r w:rsidRPr="00A417F1">
        <w:rPr>
          <w:rFonts w:ascii="Times New Roman" w:hAnsi="Times New Roman" w:eastAsia="Times New Roman"/>
          <w:color w:val="000000"/>
          <w:sz w:val="18"/>
          <w:szCs w:val="18"/>
          <w:shd w:val="clear" w:color="auto" w:fill="FFFFFF"/>
          <w:lang w:eastAsia="en-US"/>
        </w:rPr>
        <w:t>Gokturk</w:t>
      </w:r>
      <w:proofErr w:type="spellEnd"/>
      <w:r w:rsidRPr="00A417F1">
        <w:rPr>
          <w:rFonts w:ascii="Times New Roman" w:hAnsi="Times New Roman" w:eastAsia="Times New Roman"/>
          <w:color w:val="000000"/>
          <w:sz w:val="18"/>
          <w:szCs w:val="18"/>
          <w:shd w:val="clear" w:color="auto" w:fill="FFFFFF"/>
          <w:lang w:eastAsia="en-US"/>
        </w:rPr>
        <w:t xml:space="preserve">, Mehmet &amp; </w:t>
      </w:r>
      <w:proofErr w:type="spellStart"/>
      <w:r w:rsidRPr="00A417F1">
        <w:rPr>
          <w:rFonts w:ascii="Times New Roman" w:hAnsi="Times New Roman" w:eastAsia="Times New Roman"/>
          <w:color w:val="000000"/>
          <w:sz w:val="18"/>
          <w:szCs w:val="18"/>
          <w:shd w:val="clear" w:color="auto" w:fill="FFFFFF"/>
          <w:lang w:eastAsia="en-US"/>
        </w:rPr>
        <w:t>Kilic</w:t>
      </w:r>
      <w:proofErr w:type="spellEnd"/>
      <w:r w:rsidRPr="00A417F1">
        <w:rPr>
          <w:rFonts w:ascii="Times New Roman" w:hAnsi="Times New Roman" w:eastAsia="Times New Roman"/>
          <w:color w:val="000000"/>
          <w:sz w:val="18"/>
          <w:szCs w:val="18"/>
          <w:shd w:val="clear" w:color="auto" w:fill="FFFFFF"/>
          <w:lang w:eastAsia="en-US"/>
        </w:rPr>
        <w:t>, Kemal. (2015). An interactive machine-learning-based electronic fraud and abuse detection system in healthcare insurance. Applied Soft Computing. 36. 283–299. 10.1016/j.asoc.2015.07.018</w:t>
      </w:r>
      <w:r w:rsidRPr="00A417F1" w:rsidR="00A417F1">
        <w:rPr>
          <w:rFonts w:ascii="Times New Roman" w:hAnsi="Times New Roman" w:eastAsia="Times New Roman"/>
          <w:color w:val="000000"/>
          <w:sz w:val="18"/>
          <w:szCs w:val="18"/>
          <w:shd w:val="clear" w:color="auto" w:fill="FFFFFF"/>
          <w:lang w:eastAsia="en-US"/>
        </w:rPr>
        <w:t>.</w:t>
      </w:r>
    </w:p>
    <w:p w:rsidRPr="00A417F1" w:rsidR="00A417F1" w:rsidP="00A417F1" w:rsidRDefault="00A417F1" w14:paraId="58E6FC63" w14:textId="77777777">
      <w:pPr>
        <w:numPr>
          <w:ilvl w:val="0"/>
          <w:numId w:val="4"/>
        </w:numPr>
        <w:jc w:val="left"/>
        <w:rPr>
          <w:rFonts w:ascii="Times New Roman" w:hAnsi="Times New Roman" w:eastAsia="Times New Roman"/>
          <w:color w:val="000000"/>
          <w:sz w:val="18"/>
          <w:szCs w:val="18"/>
          <w:shd w:val="clear" w:color="auto" w:fill="FFFFFF"/>
          <w:lang w:eastAsia="en-US"/>
        </w:rPr>
      </w:pPr>
      <w:r w:rsidRPr="63CA9616">
        <w:rPr>
          <w:rFonts w:ascii="Times New Roman" w:hAnsi="Times New Roman" w:eastAsia="Times New Roman"/>
          <w:color w:val="000000" w:themeColor="text1"/>
          <w:sz w:val="18"/>
          <w:szCs w:val="18"/>
          <w:lang w:eastAsia="en-US"/>
        </w:rPr>
        <w:t xml:space="preserve">Markus M </w:t>
      </w:r>
      <w:proofErr w:type="spellStart"/>
      <w:r w:rsidRPr="63CA9616">
        <w:rPr>
          <w:rFonts w:ascii="Times New Roman" w:hAnsi="Times New Roman" w:eastAsia="Times New Roman"/>
          <w:color w:val="000000" w:themeColor="text1"/>
          <w:sz w:val="18"/>
          <w:szCs w:val="18"/>
          <w:lang w:eastAsia="en-US"/>
        </w:rPr>
        <w:t>Breunig</w:t>
      </w:r>
      <w:proofErr w:type="spellEnd"/>
      <w:r w:rsidRPr="63CA9616">
        <w:rPr>
          <w:rFonts w:ascii="Times New Roman" w:hAnsi="Times New Roman" w:eastAsia="Times New Roman"/>
          <w:color w:val="000000" w:themeColor="text1"/>
          <w:sz w:val="18"/>
          <w:szCs w:val="18"/>
          <w:lang w:eastAsia="en-US"/>
        </w:rPr>
        <w:t xml:space="preserve">, Hans Peter </w:t>
      </w:r>
      <w:proofErr w:type="spellStart"/>
      <w:r w:rsidRPr="63CA9616">
        <w:rPr>
          <w:rFonts w:ascii="Times New Roman" w:hAnsi="Times New Roman" w:eastAsia="Times New Roman"/>
          <w:color w:val="000000" w:themeColor="text1"/>
          <w:sz w:val="18"/>
          <w:szCs w:val="18"/>
          <w:lang w:eastAsia="en-US"/>
        </w:rPr>
        <w:t>Kriegel</w:t>
      </w:r>
      <w:proofErr w:type="spellEnd"/>
      <w:r w:rsidRPr="63CA9616">
        <w:rPr>
          <w:rFonts w:ascii="Times New Roman" w:hAnsi="Times New Roman" w:eastAsia="Times New Roman"/>
          <w:color w:val="000000" w:themeColor="text1"/>
          <w:sz w:val="18"/>
          <w:szCs w:val="18"/>
          <w:lang w:eastAsia="en-US"/>
        </w:rPr>
        <w:t xml:space="preserve">, Raymond T Ng, and </w:t>
      </w:r>
      <w:proofErr w:type="spellStart"/>
      <w:r w:rsidRPr="63CA9616">
        <w:rPr>
          <w:rFonts w:ascii="Times New Roman" w:hAnsi="Times New Roman" w:eastAsia="Times New Roman"/>
          <w:color w:val="000000" w:themeColor="text1"/>
          <w:sz w:val="18"/>
          <w:szCs w:val="18"/>
          <w:lang w:eastAsia="en-US"/>
        </w:rPr>
        <w:t>Jrg</w:t>
      </w:r>
      <w:proofErr w:type="spellEnd"/>
      <w:r w:rsidRPr="63CA9616">
        <w:rPr>
          <w:rFonts w:ascii="Times New Roman" w:hAnsi="Times New Roman" w:eastAsia="Times New Roman"/>
          <w:color w:val="000000" w:themeColor="text1"/>
          <w:sz w:val="18"/>
          <w:szCs w:val="18"/>
          <w:lang w:eastAsia="en-US"/>
        </w:rPr>
        <w:t xml:space="preserve"> Sander. </w:t>
      </w:r>
      <w:proofErr w:type="spellStart"/>
      <w:r w:rsidRPr="63CA9616">
        <w:rPr>
          <w:rFonts w:ascii="Times New Roman" w:hAnsi="Times New Roman" w:eastAsia="Times New Roman"/>
          <w:color w:val="000000" w:themeColor="text1"/>
          <w:sz w:val="18"/>
          <w:szCs w:val="18"/>
          <w:lang w:eastAsia="en-US"/>
        </w:rPr>
        <w:t>Lof</w:t>
      </w:r>
      <w:proofErr w:type="spellEnd"/>
      <w:r w:rsidRPr="63CA9616">
        <w:rPr>
          <w:rFonts w:ascii="Times New Roman" w:hAnsi="Times New Roman" w:eastAsia="Times New Roman"/>
          <w:color w:val="000000" w:themeColor="text1"/>
          <w:sz w:val="18"/>
          <w:szCs w:val="18"/>
          <w:lang w:eastAsia="en-US"/>
        </w:rPr>
        <w:t>: identifying density-based local outliers in ACM SIGMOD International Conference on Management of Data May 16-18</w:t>
      </w:r>
      <w:proofErr w:type="gramStart"/>
      <w:r w:rsidRPr="63CA9616">
        <w:rPr>
          <w:rFonts w:ascii="Times New Roman" w:hAnsi="Times New Roman" w:eastAsia="Times New Roman"/>
          <w:color w:val="000000" w:themeColor="text1"/>
          <w:sz w:val="18"/>
          <w:szCs w:val="18"/>
          <w:lang w:eastAsia="en-US"/>
        </w:rPr>
        <w:t xml:space="preserve"> 2000</w:t>
      </w:r>
      <w:proofErr w:type="gramEnd"/>
      <w:r w:rsidRPr="63CA9616">
        <w:rPr>
          <w:rFonts w:ascii="Times New Roman" w:hAnsi="Times New Roman" w:eastAsia="Times New Roman"/>
          <w:color w:val="000000" w:themeColor="text1"/>
          <w:sz w:val="18"/>
          <w:szCs w:val="18"/>
          <w:lang w:eastAsia="en-US"/>
        </w:rPr>
        <w:t xml:space="preserve"> Dallas, Texas, </w:t>
      </w:r>
      <w:proofErr w:type="spellStart"/>
      <w:r w:rsidRPr="63CA9616">
        <w:rPr>
          <w:rFonts w:ascii="Times New Roman" w:hAnsi="Times New Roman" w:eastAsia="Times New Roman"/>
          <w:color w:val="000000" w:themeColor="text1"/>
          <w:sz w:val="18"/>
          <w:szCs w:val="18"/>
          <w:lang w:eastAsia="en-US"/>
        </w:rPr>
        <w:t>Usa</w:t>
      </w:r>
      <w:proofErr w:type="spellEnd"/>
      <w:r w:rsidRPr="63CA9616">
        <w:rPr>
          <w:rFonts w:ascii="Times New Roman" w:hAnsi="Times New Roman" w:eastAsia="Times New Roman"/>
          <w:color w:val="000000" w:themeColor="text1"/>
          <w:sz w:val="18"/>
          <w:szCs w:val="18"/>
          <w:lang w:eastAsia="en-US"/>
        </w:rPr>
        <w:t>, pages 93-104, 2000.</w:t>
      </w:r>
    </w:p>
    <w:p w:rsidRPr="00A417F1" w:rsidR="00A417F1" w:rsidP="00A417F1" w:rsidRDefault="005F4FC4" w14:paraId="32E8A880" w14:textId="64598242">
      <w:pPr>
        <w:numPr>
          <w:ilvl w:val="0"/>
          <w:numId w:val="4"/>
        </w:numPr>
        <w:jc w:val="left"/>
        <w:rPr>
          <w:rFonts w:ascii="Times New Roman" w:hAnsi="Times New Roman" w:eastAsia="Times New Roman"/>
          <w:color w:val="000000"/>
          <w:sz w:val="18"/>
          <w:szCs w:val="18"/>
          <w:shd w:val="clear" w:color="auto" w:fill="FFFFFF"/>
          <w:lang w:eastAsia="en-US"/>
        </w:rPr>
      </w:pPr>
      <w:r w:rsidRPr="00A417F1">
        <w:rPr>
          <w:rFonts w:ascii="Times New Roman" w:hAnsi="Times New Roman" w:eastAsia="Times New Roman"/>
          <w:color w:val="000000"/>
          <w:sz w:val="18"/>
          <w:szCs w:val="18"/>
          <w:shd w:val="clear" w:color="auto" w:fill="FFFFFF"/>
          <w:lang w:eastAsia="en-US"/>
        </w:rPr>
        <w:t>Meyers, T. J. (2017). Examining the network components of a Medicare fraud scheme: the Mirzoyan-</w:t>
      </w:r>
      <w:proofErr w:type="spellStart"/>
      <w:r w:rsidRPr="00A417F1">
        <w:rPr>
          <w:rFonts w:ascii="Times New Roman" w:hAnsi="Times New Roman" w:eastAsia="Times New Roman"/>
          <w:color w:val="000000"/>
          <w:sz w:val="18"/>
          <w:szCs w:val="18"/>
          <w:shd w:val="clear" w:color="auto" w:fill="FFFFFF"/>
          <w:lang w:eastAsia="en-US"/>
        </w:rPr>
        <w:t>Terdjanian</w:t>
      </w:r>
      <w:proofErr w:type="spellEnd"/>
      <w:r w:rsidRPr="00A417F1">
        <w:rPr>
          <w:rFonts w:ascii="Times New Roman" w:hAnsi="Times New Roman" w:eastAsia="Times New Roman"/>
          <w:color w:val="000000"/>
          <w:sz w:val="18"/>
          <w:szCs w:val="18"/>
          <w:shd w:val="clear" w:color="auto" w:fill="FFFFFF"/>
          <w:lang w:eastAsia="en-US"/>
        </w:rPr>
        <w:t xml:space="preserve"> organization. Crime, Law, and Social Change, 68(1), 251–279. </w:t>
      </w:r>
      <w:hyperlink w:history="1" r:id="rId15">
        <w:r w:rsidRPr="00A417F1" w:rsidR="00A417F1">
          <w:rPr>
            <w:rStyle w:val="Hyperlink"/>
            <w:rFonts w:ascii="Times New Roman" w:hAnsi="Times New Roman" w:eastAsia="Times New Roman"/>
            <w:sz w:val="18"/>
            <w:szCs w:val="18"/>
            <w:shd w:val="clear" w:color="auto" w:fill="FFFFFF"/>
            <w:lang w:eastAsia="en-US"/>
          </w:rPr>
          <w:t>https://doi.org/10.1007/s10611-017-9689-z</w:t>
        </w:r>
      </w:hyperlink>
    </w:p>
    <w:p w:rsidRPr="00A417F1" w:rsidR="005F4FC4" w:rsidP="005F4FC4" w:rsidRDefault="005F4FC4" w14:paraId="405D2FC8" w14:textId="77777777">
      <w:pPr>
        <w:numPr>
          <w:ilvl w:val="0"/>
          <w:numId w:val="4"/>
        </w:numPr>
        <w:jc w:val="left"/>
        <w:rPr>
          <w:rFonts w:ascii="Times New Roman" w:hAnsi="Times New Roman" w:eastAsia="Times New Roman"/>
          <w:color w:val="000000"/>
          <w:sz w:val="18"/>
          <w:szCs w:val="18"/>
          <w:lang w:eastAsia="en-US"/>
        </w:rPr>
      </w:pPr>
      <w:proofErr w:type="spellStart"/>
      <w:r w:rsidRPr="00A417F1">
        <w:rPr>
          <w:rFonts w:ascii="Times New Roman" w:hAnsi="Times New Roman" w:eastAsia="Times New Roman"/>
          <w:color w:val="000000"/>
          <w:sz w:val="18"/>
          <w:szCs w:val="18"/>
          <w:shd w:val="clear" w:color="auto" w:fill="FFFFFF"/>
          <w:lang w:eastAsia="en-US"/>
        </w:rPr>
        <w:t>Musal</w:t>
      </w:r>
      <w:proofErr w:type="spellEnd"/>
      <w:r w:rsidRPr="00A417F1">
        <w:rPr>
          <w:rFonts w:ascii="Times New Roman" w:hAnsi="Times New Roman" w:eastAsia="Times New Roman"/>
          <w:color w:val="000000"/>
          <w:sz w:val="18"/>
          <w:szCs w:val="18"/>
          <w:shd w:val="clear" w:color="auto" w:fill="FFFFFF"/>
          <w:lang w:eastAsia="en-US"/>
        </w:rPr>
        <w:t>, R. M. (2010). Two models to investigate Medicare fraud within unsupervised databases. Expert Systems with Applications, 37(12), 8628–8633. https://doi.org/10.1016/j.eswa.2010.06.095</w:t>
      </w:r>
    </w:p>
    <w:p w:rsidRPr="00A417F1" w:rsidR="005F4FC4" w:rsidP="005F4FC4" w:rsidRDefault="005F4FC4" w14:paraId="51FEE233" w14:textId="77777777">
      <w:pPr>
        <w:numPr>
          <w:ilvl w:val="0"/>
          <w:numId w:val="4"/>
        </w:numPr>
        <w:jc w:val="left"/>
        <w:rPr>
          <w:rFonts w:ascii="Times New Roman" w:hAnsi="Times New Roman" w:eastAsia="Times New Roman"/>
          <w:color w:val="000000"/>
          <w:sz w:val="18"/>
          <w:szCs w:val="18"/>
          <w:shd w:val="clear" w:color="auto" w:fill="FFFFFF"/>
          <w:lang w:eastAsia="en-US"/>
        </w:rPr>
      </w:pPr>
      <w:r w:rsidRPr="00A417F1">
        <w:rPr>
          <w:rFonts w:ascii="Times New Roman" w:hAnsi="Times New Roman" w:eastAsia="Times New Roman"/>
          <w:color w:val="000000"/>
          <w:sz w:val="18"/>
          <w:szCs w:val="18"/>
          <w:shd w:val="clear" w:color="auto" w:fill="FFFFFF"/>
          <w:lang w:eastAsia="en-US"/>
        </w:rPr>
        <w:t xml:space="preserve">Nicholas, L. H., Segal, J., Hanson, C., Zhang, K., &amp; Eisenberg, M. D. (2019). Medicare beneficiaries' exposure to fraud and abuse perpetrators. Health Affairs, 38(5), 788-793,793A-793C. </w:t>
      </w:r>
      <w:proofErr w:type="spellStart"/>
      <w:proofErr w:type="gramStart"/>
      <w:r w:rsidRPr="00A417F1">
        <w:rPr>
          <w:rFonts w:ascii="Times New Roman" w:hAnsi="Times New Roman" w:eastAsia="Times New Roman"/>
          <w:color w:val="000000"/>
          <w:sz w:val="18"/>
          <w:szCs w:val="18"/>
          <w:shd w:val="clear" w:color="auto" w:fill="FFFFFF"/>
          <w:lang w:eastAsia="en-US"/>
        </w:rPr>
        <w:t>doi:http</w:t>
      </w:r>
      <w:proofErr w:type="spellEnd"/>
      <w:r w:rsidRPr="00A417F1">
        <w:rPr>
          <w:rFonts w:ascii="Times New Roman" w:hAnsi="Times New Roman" w:eastAsia="Times New Roman"/>
          <w:color w:val="000000"/>
          <w:sz w:val="18"/>
          <w:szCs w:val="18"/>
          <w:shd w:val="clear" w:color="auto" w:fill="FFFFFF"/>
          <w:lang w:eastAsia="en-US"/>
        </w:rPr>
        <w:t>://dx.doi.org/10.1377/hlthaff.2018.05149</w:t>
      </w:r>
      <w:proofErr w:type="gramEnd"/>
    </w:p>
    <w:p w:rsidRPr="00A417F1" w:rsidR="00275AD7" w:rsidP="00275AD7" w:rsidRDefault="005F4FC4" w14:paraId="7DF9625F" w14:textId="3C9E168C">
      <w:pPr>
        <w:numPr>
          <w:ilvl w:val="0"/>
          <w:numId w:val="4"/>
        </w:numPr>
        <w:jc w:val="left"/>
        <w:rPr>
          <w:rFonts w:ascii="Times New Roman" w:hAnsi="Times New Roman" w:eastAsia="Times New Roman"/>
          <w:color w:val="000000"/>
          <w:sz w:val="18"/>
          <w:szCs w:val="18"/>
          <w:lang w:eastAsia="en-US"/>
        </w:rPr>
      </w:pPr>
      <w:proofErr w:type="spellStart"/>
      <w:r w:rsidRPr="00A417F1">
        <w:rPr>
          <w:rFonts w:ascii="Times New Roman" w:hAnsi="Times New Roman" w:eastAsia="Times New Roman"/>
          <w:color w:val="000000"/>
          <w:sz w:val="18"/>
          <w:szCs w:val="18"/>
          <w:shd w:val="clear" w:color="auto" w:fill="FFFFFF"/>
          <w:lang w:eastAsia="en-US"/>
        </w:rPr>
        <w:t>Pande</w:t>
      </w:r>
      <w:proofErr w:type="spellEnd"/>
      <w:r w:rsidRPr="00A417F1">
        <w:rPr>
          <w:rFonts w:ascii="Times New Roman" w:hAnsi="Times New Roman" w:eastAsia="Times New Roman"/>
          <w:color w:val="000000"/>
          <w:sz w:val="18"/>
          <w:szCs w:val="18"/>
          <w:shd w:val="clear" w:color="auto" w:fill="FFFFFF"/>
          <w:lang w:eastAsia="en-US"/>
        </w:rPr>
        <w:t xml:space="preserve">, V., &amp; Maas, W. (2013). Physician </w:t>
      </w:r>
      <w:r w:rsidRPr="00A417F1" w:rsidR="45034EB0">
        <w:rPr>
          <w:rFonts w:ascii="Times New Roman" w:hAnsi="Times New Roman" w:eastAsia="Times New Roman"/>
          <w:color w:val="000000"/>
          <w:sz w:val="18"/>
          <w:szCs w:val="18"/>
          <w:shd w:val="clear" w:color="auto" w:fill="FFFFFF"/>
          <w:lang w:eastAsia="en-US"/>
        </w:rPr>
        <w:t>Medicare</w:t>
      </w:r>
      <w:r w:rsidRPr="00A417F1">
        <w:rPr>
          <w:rFonts w:ascii="Times New Roman" w:hAnsi="Times New Roman" w:eastAsia="Times New Roman"/>
          <w:color w:val="000000"/>
          <w:sz w:val="18"/>
          <w:szCs w:val="18"/>
          <w:shd w:val="clear" w:color="auto" w:fill="FFFFFF"/>
          <w:lang w:eastAsia="en-US"/>
        </w:rPr>
        <w:t xml:space="preserve"> fraud: Characteristics and consequences. International Journal of Pharmaceutical and Healthcare Marketing, 7(1), </w:t>
      </w:r>
      <w:proofErr w:type="gramStart"/>
      <w:r w:rsidRPr="00A417F1">
        <w:rPr>
          <w:rFonts w:ascii="Times New Roman" w:hAnsi="Times New Roman" w:eastAsia="Times New Roman"/>
          <w:color w:val="000000"/>
          <w:sz w:val="18"/>
          <w:szCs w:val="18"/>
          <w:shd w:val="clear" w:color="auto" w:fill="FFFFFF"/>
          <w:lang w:eastAsia="en-US"/>
        </w:rPr>
        <w:t>8-33.doi:http://dx.doi.org/10.1108/17506121311315391</w:t>
      </w:r>
      <w:proofErr w:type="gramEnd"/>
    </w:p>
    <w:p w:rsidRPr="00A417F1" w:rsidR="00275AD7" w:rsidP="00A417F1" w:rsidRDefault="00275AD7" w14:paraId="58547182" w14:textId="339FB297">
      <w:pPr>
        <w:numPr>
          <w:ilvl w:val="0"/>
          <w:numId w:val="4"/>
        </w:numPr>
        <w:jc w:val="left"/>
        <w:rPr>
          <w:rFonts w:ascii="Times New Roman" w:hAnsi="Times New Roman" w:eastAsia="Times New Roman"/>
          <w:color w:val="000000"/>
          <w:sz w:val="18"/>
          <w:szCs w:val="18"/>
          <w:lang w:eastAsia="en-US"/>
        </w:rPr>
      </w:pPr>
      <w:proofErr w:type="spellStart"/>
      <w:r w:rsidRPr="63CA9616">
        <w:rPr>
          <w:rFonts w:ascii="Times New Roman" w:hAnsi="Times New Roman"/>
          <w:color w:val="000000" w:themeColor="text1"/>
          <w:sz w:val="18"/>
          <w:szCs w:val="18"/>
        </w:rPr>
        <w:t>Westerski</w:t>
      </w:r>
      <w:proofErr w:type="spellEnd"/>
      <w:r w:rsidRPr="63CA9616">
        <w:rPr>
          <w:rFonts w:ascii="Times New Roman" w:hAnsi="Times New Roman"/>
          <w:color w:val="000000" w:themeColor="text1"/>
          <w:sz w:val="18"/>
          <w:szCs w:val="18"/>
        </w:rPr>
        <w:t xml:space="preserve">, </w:t>
      </w:r>
      <w:proofErr w:type="spellStart"/>
      <w:r w:rsidRPr="63CA9616">
        <w:rPr>
          <w:rFonts w:ascii="Times New Roman" w:hAnsi="Times New Roman"/>
          <w:color w:val="000000" w:themeColor="text1"/>
          <w:sz w:val="18"/>
          <w:szCs w:val="18"/>
        </w:rPr>
        <w:t>Kanagasabai</w:t>
      </w:r>
      <w:proofErr w:type="spellEnd"/>
      <w:r w:rsidRPr="63CA9616">
        <w:rPr>
          <w:rFonts w:ascii="Times New Roman" w:hAnsi="Times New Roman"/>
          <w:color w:val="000000" w:themeColor="text1"/>
          <w:sz w:val="18"/>
          <w:szCs w:val="18"/>
        </w:rPr>
        <w:t xml:space="preserve">, R., </w:t>
      </w:r>
      <w:proofErr w:type="spellStart"/>
      <w:r w:rsidRPr="63CA9616">
        <w:rPr>
          <w:rFonts w:ascii="Times New Roman" w:hAnsi="Times New Roman"/>
          <w:color w:val="000000" w:themeColor="text1"/>
          <w:sz w:val="18"/>
          <w:szCs w:val="18"/>
        </w:rPr>
        <w:t>Shaham</w:t>
      </w:r>
      <w:proofErr w:type="spellEnd"/>
      <w:r w:rsidRPr="63CA9616">
        <w:rPr>
          <w:rFonts w:ascii="Times New Roman" w:hAnsi="Times New Roman"/>
          <w:color w:val="000000" w:themeColor="text1"/>
          <w:sz w:val="18"/>
          <w:szCs w:val="18"/>
        </w:rPr>
        <w:t>, E., Narayanan, A., Wong, J., &amp; Singh, M. (2021). Explainable anomaly detection for procurement fraud identification—lessons from practical deployments. International Transactions in Operational Research, 28(6), 3276–3302.</w:t>
      </w:r>
      <w:hyperlink r:id="rId16">
        <w:r w:rsidRPr="63CA9616">
          <w:rPr>
            <w:rStyle w:val="Hyperlink"/>
            <w:rFonts w:ascii="Times New Roman" w:hAnsi="Times New Roman"/>
            <w:color w:val="000000" w:themeColor="text1"/>
            <w:sz w:val="18"/>
            <w:szCs w:val="18"/>
          </w:rPr>
          <w:t xml:space="preserve"> </w:t>
        </w:r>
        <w:r w:rsidRPr="63CA9616">
          <w:rPr>
            <w:rStyle w:val="Hyperlink"/>
            <w:rFonts w:ascii="Times New Roman" w:hAnsi="Times New Roman"/>
            <w:color w:val="1155CC"/>
            <w:sz w:val="18"/>
            <w:szCs w:val="18"/>
          </w:rPr>
          <w:t>https://doi.org/10.1111/itor.12968</w:t>
        </w:r>
      </w:hyperlink>
    </w:p>
    <w:p w:rsidRPr="00A417F1" w:rsidR="005F4FC4" w:rsidP="005F4FC4" w:rsidRDefault="005F4FC4" w14:paraId="270C4D67" w14:textId="27CD95CE">
      <w:pPr>
        <w:numPr>
          <w:ilvl w:val="0"/>
          <w:numId w:val="4"/>
        </w:numPr>
        <w:jc w:val="left"/>
        <w:rPr>
          <w:rFonts w:ascii="Times New Roman" w:hAnsi="Times New Roman" w:eastAsia="Times New Roman"/>
          <w:color w:val="000000"/>
          <w:sz w:val="18"/>
          <w:szCs w:val="18"/>
          <w:shd w:val="clear" w:color="auto" w:fill="FFFFFF"/>
          <w:lang w:eastAsia="en-US"/>
        </w:rPr>
      </w:pPr>
      <w:r w:rsidRPr="00A417F1" w:rsidR="4804494E">
        <w:rPr>
          <w:rFonts w:ascii="Times New Roman" w:hAnsi="Times New Roman" w:eastAsia="Times New Roman"/>
          <w:color w:val="000000"/>
          <w:sz w:val="18"/>
          <w:szCs w:val="18"/>
          <w:shd w:val="clear" w:color="auto" w:fill="FFFFFF"/>
          <w:lang w:eastAsia="en-US"/>
        </w:rPr>
        <w:t xml:space="preserve">W. Zhang and X. He, "An Anomaly Detection Method for Medicare Fraud Detection," 2017 IEEE International Conference on Big Knowledge (ICBK), 2017, pp. 309-314, </w:t>
      </w:r>
      <w:r w:rsidRPr="00A417F1" w:rsidR="4804494E">
        <w:rPr>
          <w:rFonts w:ascii="Times New Roman" w:hAnsi="Times New Roman" w:eastAsia="Times New Roman"/>
          <w:color w:val="000000"/>
          <w:sz w:val="18"/>
          <w:szCs w:val="18"/>
          <w:shd w:val="clear" w:color="auto" w:fill="FFFFFF"/>
          <w:lang w:eastAsia="en-US"/>
        </w:rPr>
        <w:t>doi</w:t>
      </w:r>
      <w:r w:rsidRPr="00A417F1" w:rsidR="4804494E">
        <w:rPr>
          <w:rFonts w:ascii="Times New Roman" w:hAnsi="Times New Roman" w:eastAsia="Times New Roman"/>
          <w:color w:val="000000"/>
          <w:sz w:val="18"/>
          <w:szCs w:val="18"/>
          <w:shd w:val="clear" w:color="auto" w:fill="FFFFFF"/>
          <w:lang w:eastAsia="en-US"/>
        </w:rPr>
        <w:t>: 10.1109/ICBK.2017.47.</w:t>
      </w:r>
    </w:p>
    <w:p w:rsidR="7123CA72" w:rsidP="69A9C8EC" w:rsidRDefault="7123CA72" w14:textId="3E6012ED" w14:paraId="2091C1E6">
      <w:pPr>
        <w:pStyle w:val="Normal"/>
        <w:numPr>
          <w:ilvl w:val="0"/>
          <w:numId w:val="4"/>
        </w:numPr>
        <w:jc w:val="left"/>
        <w:rPr>
          <w:rFonts w:ascii="Times New Roman" w:hAnsi="Times New Roman" w:eastAsia="Times New Roman" w:cs="Times New Roman"/>
          <w:color w:val="000000" w:themeColor="text1" w:themeTint="FF" w:themeShade="FF"/>
          <w:sz w:val="18"/>
          <w:szCs w:val="18"/>
          <w:lang w:eastAsia="en-US"/>
        </w:rPr>
      </w:pPr>
      <w:r w:rsidRPr="644722BE" w:rsidR="7ADCBF3F">
        <w:rPr>
          <w:rFonts w:ascii="Times New Roman" w:hAnsi="Times New Roman" w:eastAsia="Times New Roman" w:cs="Times New Roman"/>
          <w:color w:val="000000" w:themeColor="text1" w:themeTint="FF" w:themeShade="FF"/>
          <w:sz w:val="18"/>
          <w:szCs w:val="18"/>
          <w:lang w:eastAsia="en-US"/>
        </w:rPr>
        <w:t>Medicare Learning Network (2021</w:t>
      </w:r>
      <w:r w:rsidRPr="644722BE" w:rsidR="7ADCBF3F">
        <w:rPr>
          <w:rFonts w:ascii="Times New Roman" w:hAnsi="Times New Roman" w:eastAsia="Times New Roman" w:cs="Times New Roman"/>
          <w:color w:val="000000" w:themeColor="text1" w:themeTint="FF" w:themeShade="FF"/>
          <w:sz w:val="18"/>
          <w:szCs w:val="18"/>
          <w:lang w:eastAsia="en-US"/>
        </w:rPr>
        <w:t>)</w:t>
      </w:r>
      <w:r w:rsidRPr="644722BE" w:rsidR="7ADCBF3F">
        <w:rPr>
          <w:rFonts w:ascii="Times New Roman" w:hAnsi="Times New Roman" w:eastAsia="Times New Roman" w:cs="Times New Roman"/>
          <w:color w:val="000000" w:themeColor="text1" w:themeTint="FF" w:themeShade="FF"/>
          <w:sz w:val="18"/>
          <w:szCs w:val="18"/>
          <w:lang w:eastAsia="en-US"/>
        </w:rPr>
        <w:t xml:space="preserve">. </w:t>
      </w:r>
      <w:r w:rsidRPr="644722BE" w:rsidR="2E2F31D3">
        <w:rPr>
          <w:rFonts w:ascii="Times New Roman" w:hAnsi="Times New Roman" w:eastAsia="Times New Roman" w:cs="Times New Roman"/>
          <w:color w:val="000000" w:themeColor="text1" w:themeTint="FF" w:themeShade="FF"/>
          <w:sz w:val="18"/>
          <w:szCs w:val="18"/>
          <w:lang w:eastAsia="en-US"/>
        </w:rPr>
        <w:t>“</w:t>
      </w:r>
      <w:r w:rsidRPr="644722BE" w:rsidR="7ADCBF3F">
        <w:rPr>
          <w:rFonts w:ascii="Times New Roman" w:hAnsi="Times New Roman" w:eastAsia="Times New Roman" w:cs="Times New Roman"/>
          <w:color w:val="000000" w:themeColor="text1" w:themeTint="FF" w:themeShade="FF"/>
          <w:sz w:val="18"/>
          <w:szCs w:val="18"/>
          <w:lang w:eastAsia="en-US"/>
        </w:rPr>
        <w:t xml:space="preserve">Medicare Fraud &amp; </w:t>
      </w:r>
      <w:r w:rsidRPr="644722BE" w:rsidR="7ADCBF3F">
        <w:rPr>
          <w:rFonts w:ascii="Times New Roman" w:hAnsi="Times New Roman" w:eastAsia="Times New Roman" w:cs="Times New Roman"/>
          <w:color w:val="000000" w:themeColor="text1" w:themeTint="FF" w:themeShade="FF"/>
          <w:sz w:val="18"/>
          <w:szCs w:val="18"/>
          <w:lang w:eastAsia="en-US"/>
        </w:rPr>
        <w:t>Abuse: Prevent, Detect, Report”</w:t>
      </w:r>
      <w:r w:rsidRPr="644722BE" w:rsidR="4DFE27C6">
        <w:rPr>
          <w:rFonts w:ascii="Times New Roman" w:hAnsi="Times New Roman" w:eastAsia="Times New Roman" w:cs="Times New Roman"/>
          <w:color w:val="000000" w:themeColor="text1" w:themeTint="FF" w:themeShade="FF"/>
          <w:sz w:val="18"/>
          <w:szCs w:val="18"/>
          <w:lang w:eastAsia="en-US"/>
        </w:rPr>
        <w:t xml:space="preserve">. ICN MLN4649244 January </w:t>
      </w:r>
      <w:r w:rsidRPr="644722BE" w:rsidR="4DFE27C6">
        <w:rPr>
          <w:rFonts w:ascii="Times New Roman" w:hAnsi="Times New Roman" w:eastAsia="Times New Roman" w:cs="Times New Roman"/>
          <w:color w:val="000000" w:themeColor="text1" w:themeTint="FF" w:themeShade="FF"/>
          <w:sz w:val="18"/>
          <w:szCs w:val="18"/>
          <w:lang w:eastAsia="en-US"/>
        </w:rPr>
        <w:t>2021</w:t>
      </w:r>
      <w:r w:rsidRPr="644722BE" w:rsidR="118BB703">
        <w:rPr>
          <w:rFonts w:ascii="Times New Roman" w:hAnsi="Times New Roman" w:eastAsia="Times New Roman" w:cs="Times New Roman"/>
          <w:color w:val="000000" w:themeColor="text1" w:themeTint="FF" w:themeShade="FF"/>
          <w:sz w:val="18"/>
          <w:szCs w:val="18"/>
          <w:lang w:eastAsia="en-US"/>
        </w:rPr>
        <w:t xml:space="preserve">,   </w:t>
      </w:r>
      <w:ins w:author="Olanipekun, Babatunde" w:date="2021-12-04T16:05:25.302Z" w:id="645920361">
        <w:r>
          <w:fldChar w:fldCharType="begin"/>
        </w:r>
        <w:r>
          <w:instrText xml:space="preserve">HYPERLINK "https://www.cms.gov/Outreach-and-Education/Medicare-Learning-Network-MLN/MLNProducts/Downloads/Fraud-Abuse-MLN4649244.pdf" </w:instrText>
        </w:r>
        <w:r>
          <w:fldChar w:fldCharType="separate"/>
        </w:r>
        <w:r/>
      </w:ins>
      <w:r w:rsidRPr="644722BE" w:rsidR="118BB703">
        <w:rPr>
          <w:rStyle w:val="Hyperlink"/>
          <w:rFonts w:ascii="Times New Roman" w:hAnsi="Times New Roman" w:eastAsia="Times New Roman" w:cs="Times New Roman"/>
          <w:sz w:val="18"/>
          <w:szCs w:val="18"/>
          <w:lang w:eastAsia="en-US"/>
        </w:rPr>
        <w:t>https://www.cms.gov/Outreach-and-Education/Medicare-Learning-Network-MLN/MLNProducts/Downloads/Fraud-Abuse-MLN4649244.pdf</w:t>
      </w:r>
      <w:ins w:author="Olanipekun, Babatunde" w:date="2021-12-04T16:05:25.302Z" w:id="1996639903">
        <w:r>
          <w:fldChar w:fldCharType="end"/>
        </w:r>
      </w:ins>
      <w:r w:rsidRPr="644722BE" w:rsidR="118BB703">
        <w:rPr>
          <w:rFonts w:ascii="Times New Roman" w:hAnsi="Times New Roman" w:eastAsia="Times New Roman" w:cs="Times New Roman"/>
          <w:color w:val="000000" w:themeColor="text1" w:themeTint="FF" w:themeShade="FF"/>
          <w:sz w:val="18"/>
          <w:szCs w:val="18"/>
          <w:lang w:eastAsia="en-US"/>
        </w:rPr>
        <w:t>. Accessed on: Dec. 4, 2021.</w:t>
      </w:r>
      <w:r w:rsidRPr="644722BE" w:rsidR="4DFE27C6">
        <w:rPr>
          <w:rFonts w:ascii="Times New Roman" w:hAnsi="Times New Roman" w:eastAsia="Times New Roman" w:cs="Times New Roman"/>
          <w:color w:val="000000" w:themeColor="text1" w:themeTint="FF" w:themeShade="FF"/>
          <w:sz w:val="18"/>
          <w:szCs w:val="18"/>
          <w:lang w:eastAsia="en-US"/>
        </w:rPr>
        <w:t xml:space="preserve"> </w:t>
      </w:r>
      <w:r w:rsidRPr="644722BE" w:rsidR="4DFE27C6">
        <w:rPr>
          <w:rFonts w:ascii="Times New Roman" w:hAnsi="Times New Roman" w:eastAsia="Times New Roman" w:cs="Times New Roman"/>
          <w:color w:val="000000" w:themeColor="text1" w:themeTint="FF" w:themeShade="FF"/>
          <w:sz w:val="18"/>
          <w:szCs w:val="18"/>
          <w:lang w:eastAsia="en-US"/>
        </w:rPr>
        <w:t xml:space="preserve"> </w:t>
      </w:r>
    </w:p>
    <w:p w:rsidR="38CC662D" w:rsidP="644722BE" w:rsidRDefault="38CC662D" w14:paraId="7F193DD0" w14:textId="479E5D98">
      <w:pPr>
        <w:pStyle w:val="Normal"/>
        <w:numPr>
          <w:ilvl w:val="0"/>
          <w:numId w:val="4"/>
        </w:numPr>
        <w:jc w:val="left"/>
        <w:rPr>
          <w:rFonts w:ascii="Times" w:hAnsi="Times" w:eastAsia="Times" w:cs="Times"/>
          <w:noProof w:val="0"/>
          <w:color w:val="000000" w:themeColor="text1" w:themeTint="FF" w:themeShade="FF"/>
          <w:sz w:val="18"/>
          <w:szCs w:val="18"/>
          <w:lang w:val="en-US"/>
        </w:rPr>
      </w:pPr>
      <w:r w:rsidRPr="644722BE" w:rsidR="129E4573">
        <w:rPr>
          <w:rFonts w:ascii="Times" w:hAnsi="Times" w:eastAsia="Times" w:cs="Times"/>
          <w:noProof w:val="0"/>
          <w:sz w:val="18"/>
          <w:szCs w:val="18"/>
          <w:lang w:val="en-US"/>
        </w:rPr>
        <w:t xml:space="preserve">Musal, R. M. (2010). Two models to investigate Medicare fraud within unsupervised databases. </w:t>
      </w:r>
      <w:r w:rsidRPr="69A9C8EC" w:rsidR="129E4573">
        <w:rPr>
          <w:rFonts w:ascii="Times" w:hAnsi="Times" w:eastAsia="Times" w:cs="Times"/>
          <w:i w:val="1"/>
          <w:iCs w:val="1"/>
          <w:noProof w:val="0"/>
          <w:sz w:val="18"/>
          <w:szCs w:val="18"/>
          <w:lang w:val="en-US"/>
        </w:rPr>
        <w:t>Expert Systems with Applications</w:t>
      </w:r>
      <w:r w:rsidRPr="644722BE" w:rsidR="129E4573">
        <w:rPr>
          <w:rFonts w:ascii="Times" w:hAnsi="Times" w:eastAsia="Times" w:cs="Times"/>
          <w:noProof w:val="0"/>
          <w:sz w:val="18"/>
          <w:szCs w:val="18"/>
          <w:lang w:val="en-US"/>
        </w:rPr>
        <w:t xml:space="preserve">, </w:t>
      </w:r>
      <w:r w:rsidRPr="69A9C8EC" w:rsidR="129E4573">
        <w:rPr>
          <w:rFonts w:ascii="Times" w:hAnsi="Times" w:eastAsia="Times" w:cs="Times"/>
          <w:i w:val="1"/>
          <w:iCs w:val="1"/>
          <w:noProof w:val="0"/>
          <w:sz w:val="18"/>
          <w:szCs w:val="18"/>
          <w:lang w:val="en-US"/>
        </w:rPr>
        <w:t>37</w:t>
      </w:r>
      <w:r w:rsidRPr="644722BE" w:rsidR="129E4573">
        <w:rPr>
          <w:rFonts w:ascii="Times" w:hAnsi="Times" w:eastAsia="Times" w:cs="Times"/>
          <w:noProof w:val="0"/>
          <w:sz w:val="18"/>
          <w:szCs w:val="18"/>
          <w:lang w:val="en-US"/>
        </w:rPr>
        <w:t xml:space="preserve">(12), 8628–8633. </w:t>
      </w:r>
      <w:ins w:author="Olanipekun, Babatunde" w:date="2021-12-04T16:11:03.914Z" w:id="337760349">
        <w:r>
          <w:fldChar w:fldCharType="begin"/>
        </w:r>
        <w:r>
          <w:instrText xml:space="preserve">HYPERLINK "https://doi.org/10.1016/j.eswa.2010.06.095" </w:instrText>
        </w:r>
        <w:r>
          <w:fldChar w:fldCharType="separate"/>
        </w:r>
        <w:r/>
      </w:ins>
      <w:r w:rsidRPr="644722BE" w:rsidR="129E4573">
        <w:rPr>
          <w:rStyle w:val="Hyperlink"/>
          <w:rFonts w:ascii="Times" w:hAnsi="Times" w:eastAsia="Times" w:cs="Times"/>
          <w:noProof w:val="0"/>
          <w:sz w:val="18"/>
          <w:szCs w:val="18"/>
          <w:lang w:val="en-US"/>
        </w:rPr>
        <w:t>https://doi.org/10.1016/j.eswa.2010.06.095</w:t>
      </w:r>
      <w:ins w:author="Olanipekun, Babatunde" w:date="2021-12-04T16:11:03.914Z" w:id="1795750504">
        <w:r>
          <w:fldChar w:fldCharType="end"/>
        </w:r>
      </w:ins>
    </w:p>
    <w:p w:rsidR="015E1C6D" w:rsidP="644722BE" w:rsidRDefault="015E1C6D" w14:paraId="521645C6" w14:textId="634FC997">
      <w:pPr>
        <w:pStyle w:val="Normal"/>
        <w:numPr>
          <w:ilvl w:val="0"/>
          <w:numId w:val="4"/>
        </w:numPr>
        <w:jc w:val="left"/>
        <w:rPr>
          <w:noProof w:val="0"/>
          <w:color w:val="000000" w:themeColor="text1" w:themeTint="FF" w:themeShade="FF"/>
          <w:sz w:val="18"/>
          <w:szCs w:val="18"/>
          <w:lang w:val="en-US"/>
        </w:rPr>
      </w:pPr>
      <w:r w:rsidRPr="644722BE" w:rsidR="41FEF525">
        <w:rPr>
          <w:rFonts w:ascii="Times" w:hAnsi="Times" w:eastAsia="Times" w:cs="Times"/>
          <w:noProof w:val="0"/>
          <w:sz w:val="18"/>
          <w:szCs w:val="18"/>
          <w:lang w:val="en-US"/>
        </w:rPr>
        <w:t xml:space="preserve">Liu, J., Bier, E., Wilson, A., Guerra-Gomez, J. A., Honda, T., Sricharan, K., Gilpin, L., &amp; Davies, D. (2016). Graph analysis for detecting fraud, waste, and abuse in healthcare data. </w:t>
      </w:r>
      <w:r w:rsidRPr="69A9C8EC" w:rsidR="41FEF525">
        <w:rPr>
          <w:rFonts w:ascii="Times" w:hAnsi="Times" w:eastAsia="Times" w:cs="Times"/>
          <w:i w:val="1"/>
          <w:iCs w:val="1"/>
          <w:noProof w:val="0"/>
          <w:sz w:val="18"/>
          <w:szCs w:val="18"/>
          <w:lang w:val="en-US"/>
        </w:rPr>
        <w:t>AI Magazine</w:t>
      </w:r>
      <w:r w:rsidRPr="644722BE" w:rsidR="41FEF525">
        <w:rPr>
          <w:rFonts w:ascii="Times" w:hAnsi="Times" w:eastAsia="Times" w:cs="Times"/>
          <w:noProof w:val="0"/>
          <w:sz w:val="18"/>
          <w:szCs w:val="18"/>
          <w:lang w:val="en-US"/>
        </w:rPr>
        <w:t xml:space="preserve">, </w:t>
      </w:r>
      <w:r w:rsidRPr="69A9C8EC" w:rsidR="41FEF525">
        <w:rPr>
          <w:rFonts w:ascii="Times" w:hAnsi="Times" w:eastAsia="Times" w:cs="Times"/>
          <w:i w:val="1"/>
          <w:iCs w:val="1"/>
          <w:noProof w:val="0"/>
          <w:sz w:val="18"/>
          <w:szCs w:val="18"/>
          <w:lang w:val="en-US"/>
        </w:rPr>
        <w:t>37</w:t>
      </w:r>
      <w:r w:rsidRPr="644722BE" w:rsidR="41FEF525">
        <w:rPr>
          <w:rFonts w:ascii="Times" w:hAnsi="Times" w:eastAsia="Times" w:cs="Times"/>
          <w:noProof w:val="0"/>
          <w:sz w:val="18"/>
          <w:szCs w:val="18"/>
          <w:lang w:val="en-US"/>
        </w:rPr>
        <w:t xml:space="preserve">(2), 33–46. </w:t>
      </w:r>
      <w:ins w:author="Olanipekun, Babatunde" w:date="2021-12-04T16:14:33.001Z" w:id="676361281">
        <w:r>
          <w:fldChar w:fldCharType="begin"/>
        </w:r>
        <w:r>
          <w:instrText xml:space="preserve">HYPERLINK "https://doi.org/10.1609/aimag.v37i2.2630" </w:instrText>
        </w:r>
        <w:r>
          <w:fldChar w:fldCharType="separate"/>
        </w:r>
        <w:r/>
      </w:ins>
      <w:r w:rsidRPr="644722BE" w:rsidR="41FEF525">
        <w:rPr>
          <w:rStyle w:val="Hyperlink"/>
          <w:rFonts w:ascii="Times" w:hAnsi="Times" w:eastAsia="Times" w:cs="Times"/>
          <w:noProof w:val="0"/>
          <w:sz w:val="18"/>
          <w:szCs w:val="18"/>
          <w:lang w:val="en-US"/>
        </w:rPr>
        <w:t>https://doi.org/10.1609/aimag.v37i2.2630</w:t>
      </w:r>
      <w:ins w:author="Olanipekun, Babatunde" w:date="2021-12-04T16:14:33.001Z" w:id="597964086">
        <w:r>
          <w:fldChar w:fldCharType="end"/>
        </w:r>
      </w:ins>
    </w:p>
    <w:p w:rsidR="10285B01" w:rsidP="644722BE" w:rsidRDefault="10285B01" w14:paraId="4425957F" w14:textId="1E05C23D">
      <w:pPr>
        <w:pStyle w:val="Normal"/>
        <w:numPr>
          <w:ilvl w:val="0"/>
          <w:numId w:val="4"/>
        </w:numPr>
        <w:jc w:val="left"/>
        <w:rPr>
          <w:noProof w:val="0"/>
          <w:color w:val="000000" w:themeColor="text1" w:themeTint="FF" w:themeShade="FF"/>
          <w:sz w:val="18"/>
          <w:szCs w:val="18"/>
          <w:lang w:val="en-US"/>
        </w:rPr>
      </w:pPr>
      <w:proofErr w:type="spellStart"/>
      <w:r w:rsidRPr="69A9C8EC" w:rsidR="17A74185">
        <w:rPr>
          <w:rFonts w:ascii="Times" w:hAnsi="Times" w:eastAsia="Times" w:cs="Times"/>
          <w:noProof w:val="0"/>
          <w:sz w:val="18"/>
          <w:szCs w:val="18"/>
          <w:lang w:val="en-US"/>
        </w:rPr>
        <w:t>Obodoekwe</w:t>
      </w:r>
      <w:proofErr w:type="spellEnd"/>
      <w:r w:rsidRPr="644722BE" w:rsidR="17A74185">
        <w:rPr>
          <w:rFonts w:ascii="Times" w:hAnsi="Times" w:eastAsia="Times" w:cs="Times"/>
          <w:noProof w:val="0"/>
          <w:sz w:val="18"/>
          <w:szCs w:val="18"/>
          <w:lang w:val="en-US"/>
        </w:rPr>
        <w:t xml:space="preserve">, N., &amp; van der Haar, D. T. (2019). A comparison of machine learning methods applicable to healthcare claims fraud detection. </w:t>
      </w:r>
      <w:r w:rsidRPr="69A9C8EC" w:rsidR="17A74185">
        <w:rPr>
          <w:rFonts w:ascii="Times" w:hAnsi="Times" w:eastAsia="Times" w:cs="Times"/>
          <w:i w:val="1"/>
          <w:iCs w:val="1"/>
          <w:noProof w:val="0"/>
          <w:sz w:val="18"/>
          <w:szCs w:val="18"/>
          <w:lang w:val="en-US"/>
        </w:rPr>
        <w:t>Advances in Intelligent Systems and Computing</w:t>
      </w:r>
      <w:r w:rsidRPr="644722BE" w:rsidR="17A74185">
        <w:rPr>
          <w:rFonts w:ascii="Times" w:hAnsi="Times" w:eastAsia="Times" w:cs="Times"/>
          <w:noProof w:val="0"/>
          <w:sz w:val="18"/>
          <w:szCs w:val="18"/>
          <w:lang w:val="en-US"/>
        </w:rPr>
        <w:t xml:space="preserve">, 548–557. </w:t>
      </w:r>
      <w:ins w:author="Olanipekun, Babatunde" w:date="2021-12-04T16:19:14.133Z" w:id="390746071">
        <w:r>
          <w:fldChar w:fldCharType="begin"/>
        </w:r>
        <w:r>
          <w:instrText xml:space="preserve">HYPERLINK "https://doi.org/10.1007/978-3-030-11890-7_53" </w:instrText>
        </w:r>
        <w:r>
          <w:fldChar w:fldCharType="separate"/>
        </w:r>
        <w:r/>
      </w:ins>
      <w:r w:rsidRPr="644722BE" w:rsidR="17A74185">
        <w:rPr>
          <w:rStyle w:val="Hyperlink"/>
          <w:rFonts w:ascii="Times" w:hAnsi="Times" w:eastAsia="Times" w:cs="Times"/>
          <w:noProof w:val="0"/>
          <w:sz w:val="18"/>
          <w:szCs w:val="18"/>
          <w:lang w:val="en-US"/>
        </w:rPr>
        <w:t>https://doi.org/10.1007/978-3-030-11890-7_53</w:t>
      </w:r>
      <w:ins w:author="Olanipekun, Babatunde" w:date="2021-12-04T16:19:14.133Z" w:id="141964388">
        <w:r>
          <w:fldChar w:fldCharType="end"/>
        </w:r>
      </w:ins>
    </w:p>
    <w:p w:rsidR="04A9460C" w:rsidP="644722BE" w:rsidRDefault="04A9460C" w14:paraId="31E864A8" w14:textId="1717F0F0">
      <w:pPr>
        <w:pStyle w:val="Normal"/>
        <w:numPr>
          <w:ilvl w:val="0"/>
          <w:numId w:val="4"/>
        </w:numPr>
        <w:jc w:val="left"/>
        <w:rPr>
          <w:noProof w:val="0"/>
          <w:color w:val="000000" w:themeColor="text1" w:themeTint="FF" w:themeShade="FF"/>
          <w:sz w:val="18"/>
          <w:szCs w:val="18"/>
          <w:lang w:val="en-US"/>
        </w:rPr>
      </w:pPr>
      <w:r w:rsidRPr="644722BE" w:rsidR="007D42FF">
        <w:rPr>
          <w:rFonts w:ascii="Times" w:hAnsi="Times" w:eastAsia="Times" w:cs="Times"/>
          <w:noProof w:val="0"/>
          <w:sz w:val="18"/>
          <w:szCs w:val="18"/>
          <w:lang w:val="en-US"/>
        </w:rPr>
        <w:t xml:space="preserve">Herland, M., Bauder, R. A., &amp; Khoshgoftaar, T. M. (2017). Medical provider specialty predictions for the detection of Anomalous Medicare Insurance claims. </w:t>
      </w:r>
      <w:r w:rsidRPr="69A9C8EC" w:rsidR="007D42FF">
        <w:rPr>
          <w:rFonts w:ascii="Times" w:hAnsi="Times" w:eastAsia="Times" w:cs="Times"/>
          <w:i w:val="1"/>
          <w:iCs w:val="1"/>
          <w:noProof w:val="0"/>
          <w:sz w:val="18"/>
          <w:szCs w:val="18"/>
          <w:lang w:val="en-US"/>
        </w:rPr>
        <w:t>2017 IEEE International Conference on Information Reuse and Integration (IRI)</w:t>
      </w:r>
      <w:r w:rsidRPr="644722BE" w:rsidR="007D42FF">
        <w:rPr>
          <w:rFonts w:ascii="Times" w:hAnsi="Times" w:eastAsia="Times" w:cs="Times"/>
          <w:noProof w:val="0"/>
          <w:sz w:val="18"/>
          <w:szCs w:val="18"/>
          <w:lang w:val="en-US"/>
        </w:rPr>
        <w:t xml:space="preserve">. </w:t>
      </w:r>
      <w:ins w:author="Olanipekun, Babatunde" w:date="2021-12-04T16:22:53.638Z" w:id="1463271990">
        <w:r>
          <w:fldChar w:fldCharType="begin"/>
        </w:r>
        <w:r>
          <w:instrText xml:space="preserve">HYPERLINK "https://doi.org/10.1109/iri.2017.29" </w:instrText>
        </w:r>
        <w:r>
          <w:fldChar w:fldCharType="separate"/>
        </w:r>
        <w:r/>
      </w:ins>
      <w:r w:rsidRPr="644722BE" w:rsidR="007D42FF">
        <w:rPr>
          <w:rStyle w:val="Hyperlink"/>
          <w:rFonts w:ascii="Times" w:hAnsi="Times" w:eastAsia="Times" w:cs="Times"/>
          <w:noProof w:val="0"/>
          <w:sz w:val="18"/>
          <w:szCs w:val="18"/>
          <w:lang w:val="en-US"/>
        </w:rPr>
        <w:t>https://doi.org/10.1109/iri.2017.29</w:t>
      </w:r>
      <w:ins w:author="Olanipekun, Babatunde" w:date="2021-12-04T16:22:53.638Z" w:id="773961712">
        <w:r>
          <w:fldChar w:fldCharType="end"/>
        </w:r>
      </w:ins>
    </w:p>
    <w:p w:rsidR="09F49E0E" w:rsidP="69A9C8EC" w:rsidRDefault="09F49E0E" w14:paraId="1BC79CF1" w14:textId="49A88D61">
      <w:pPr>
        <w:pStyle w:val="Normal"/>
        <w:numPr>
          <w:ilvl w:val="0"/>
          <w:numId w:val="4"/>
        </w:numPr>
        <w:jc w:val="left"/>
        <w:rPr>
          <w:noProof w:val="0"/>
          <w:color w:val="000000" w:themeColor="text1" w:themeTint="FF" w:themeShade="FF"/>
          <w:sz w:val="18"/>
          <w:szCs w:val="18"/>
          <w:lang w:val="en-US"/>
        </w:rPr>
      </w:pPr>
      <w:r w:rsidRPr="69A9C8EC" w:rsidR="09F49E0E">
        <w:rPr>
          <w:rFonts w:ascii="Times" w:hAnsi="Times" w:eastAsia="Times" w:cs="Times"/>
          <w:noProof w:val="0"/>
          <w:sz w:val="18"/>
          <w:szCs w:val="18"/>
          <w:lang w:val="en-US"/>
        </w:rPr>
        <w:t xml:space="preserve">CMS. (n.d.). </w:t>
      </w:r>
      <w:r w:rsidRPr="69A9C8EC" w:rsidR="09F49E0E">
        <w:rPr>
          <w:rFonts w:ascii="Times" w:hAnsi="Times" w:eastAsia="Times" w:cs="Times"/>
          <w:i w:val="1"/>
          <w:iCs w:val="1"/>
          <w:noProof w:val="0"/>
          <w:sz w:val="18"/>
          <w:szCs w:val="18"/>
          <w:lang w:val="en-US"/>
        </w:rPr>
        <w:t>Medicare provider utilization and payment data: Physician and other supplier</w:t>
      </w:r>
      <w:r w:rsidRPr="69A9C8EC" w:rsidR="09F49E0E">
        <w:rPr>
          <w:rFonts w:ascii="Times" w:hAnsi="Times" w:eastAsia="Times" w:cs="Times"/>
          <w:noProof w:val="0"/>
          <w:sz w:val="18"/>
          <w:szCs w:val="18"/>
          <w:lang w:val="en-US"/>
        </w:rPr>
        <w:t xml:space="preserve">. CMS. Retrieved December 7, 2021, from </w:t>
      </w:r>
      <w:hyperlink r:id="Rad4d7e12923f47fa">
        <w:r w:rsidRPr="69A9C8EC" w:rsidR="09F49E0E">
          <w:rPr>
            <w:rStyle w:val="Hyperlink"/>
            <w:rFonts w:ascii="Times" w:hAnsi="Times" w:eastAsia="Times" w:cs="Times"/>
            <w:noProof w:val="0"/>
            <w:sz w:val="18"/>
            <w:szCs w:val="18"/>
            <w:lang w:val="en-US"/>
          </w:rPr>
          <w:t>https://www.cms.gov/Research-Statistics-Data-and-Systems/Statistics-Trends-and-Reports/Medicare-Provider-Charge-Data/Physician-and-Other-Supplier</w:t>
        </w:r>
      </w:hyperlink>
      <w:r w:rsidRPr="69A9C8EC" w:rsidR="09F49E0E">
        <w:rPr>
          <w:rFonts w:ascii="Times" w:hAnsi="Times" w:eastAsia="Times" w:cs="Times"/>
          <w:noProof w:val="0"/>
          <w:sz w:val="18"/>
          <w:szCs w:val="18"/>
          <w:lang w:val="en-US"/>
        </w:rPr>
        <w:t>.</w:t>
      </w:r>
    </w:p>
    <w:p w:rsidR="69A9C8EC" w:rsidP="69A9C8EC" w:rsidRDefault="69A9C8EC" w14:paraId="26221E67" w14:textId="3662930A">
      <w:pPr>
        <w:pStyle w:val="Normal"/>
        <w:ind w:left="0"/>
        <w:jc w:val="left"/>
        <w:rPr>
          <w:rFonts w:ascii="Times" w:hAnsi="Times" w:eastAsia="PMingLiU" w:cs="Times New Roman"/>
          <w:noProof w:val="0"/>
          <w:sz w:val="18"/>
          <w:szCs w:val="18"/>
          <w:lang w:val="en-US"/>
        </w:rPr>
      </w:pPr>
    </w:p>
    <w:p w:rsidR="005F4FC4" w:rsidP="005F4FC4" w:rsidRDefault="005F4FC4" w14:paraId="1E022629" w14:textId="77777777">
      <w:pPr>
        <w:pStyle w:val="reference"/>
        <w:ind w:left="0"/>
      </w:pPr>
    </w:p>
    <w:p w:rsidR="009B1D59" w:rsidP="005F4FC4" w:rsidRDefault="009B1D59" w14:paraId="537EC025" w14:textId="77777777">
      <w:pPr>
        <w:pStyle w:val="reference"/>
      </w:pPr>
    </w:p>
    <w:sectPr w:rsidR="009B1D59">
      <w:pgSz w:w="11907" w:h="16840" w:orient="portrait"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J" w:author="Cheun, Jacquelyn" w:date="2021-11-15T10:50:00Z" w:id="51">
    <w:p w:rsidR="5B5AC771" w:rsidRDefault="5B5AC771" w14:paraId="41DEA9ED" w14:textId="3D4A1ABC">
      <w:pPr>
        <w:pStyle w:val="CommentText"/>
      </w:pPr>
      <w:r>
        <w:t>split into two sentences</w:t>
      </w:r>
      <w:r>
        <w:rPr>
          <w:rStyle w:val="CommentReference"/>
        </w:rPr>
        <w:annotationRef/>
      </w:r>
      <w:r>
        <w:rPr>
          <w:rStyle w:val="CommentReference"/>
        </w:rPr>
        <w:annotationRef/>
      </w:r>
    </w:p>
  </w:comment>
  <w:comment w:initials="CJ" w:author="Cheun, Jacquelyn" w:date="2021-11-15T10:54:00Z" w:id="69">
    <w:p w:rsidR="5B5AC771" w:rsidRDefault="5B5AC771" w14:paraId="6702AFE6" w14:textId="4BF546DA">
      <w:pPr>
        <w:pStyle w:val="CommentText"/>
      </w:pPr>
      <w:proofErr w:type="spellStart"/>
      <w:r>
        <w:t>Im</w:t>
      </w:r>
      <w:proofErr w:type="spellEnd"/>
      <w:r>
        <w:t xml:space="preserve"> pretty sure </w:t>
      </w:r>
      <w:proofErr w:type="spellStart"/>
      <w:r>
        <w:t>BIllion</w:t>
      </w:r>
      <w:proofErr w:type="spellEnd"/>
      <w:r>
        <w:t xml:space="preserve"> is capitalized </w:t>
      </w:r>
      <w:r>
        <w:rPr>
          <w:rStyle w:val="CommentReference"/>
        </w:rPr>
        <w:annotationRef/>
      </w:r>
      <w:r>
        <w:rPr>
          <w:rStyle w:val="CommentReference"/>
        </w:rPr>
        <w:annotationRef/>
      </w:r>
    </w:p>
  </w:comment>
  <w:comment w:initials="CJ" w:author="Cheun, Jacquelyn" w:date="2021-11-15T10:55:00Z" w:id="72">
    <w:p w:rsidR="5B5AC771" w:rsidRDefault="5B5AC771" w14:paraId="7D221613" w14:textId="4DAE1A41">
      <w:pPr>
        <w:pStyle w:val="CommentText"/>
      </w:pPr>
      <w:r>
        <w:t>break this sentence up</w:t>
      </w:r>
      <w:r>
        <w:rPr>
          <w:rStyle w:val="CommentReference"/>
        </w:rPr>
        <w:annotationRef/>
      </w:r>
      <w:r>
        <w:rPr>
          <w:rStyle w:val="CommentReference"/>
        </w:rPr>
        <w:annotationRef/>
      </w:r>
    </w:p>
  </w:comment>
  <w:comment w:initials="CJ" w:author="Cheun, Jacquelyn" w:date="2021-11-15T10:56:00Z" w:id="87">
    <w:p w:rsidR="5B5AC771" w:rsidRDefault="5B5AC771" w14:paraId="780D08C3" w14:textId="7DDA2B6E">
      <w:pPr>
        <w:pStyle w:val="CommentText"/>
      </w:pPr>
      <w:r>
        <w:t>rewrite this sentence.</w:t>
      </w:r>
      <w:r>
        <w:rPr>
          <w:rStyle w:val="CommentReference"/>
        </w:rPr>
        <w:annotationRef/>
      </w:r>
      <w:r>
        <w:rPr>
          <w:rStyle w:val="CommentReference"/>
        </w:rPr>
        <w:annotationRef/>
      </w:r>
    </w:p>
  </w:comment>
  <w:comment w:initials="CJ" w:author="Cheun, Jacquelyn" w:date="2021-11-15T10:56:00Z" w:id="93">
    <w:p w:rsidR="5B5AC771" w:rsidRDefault="5B5AC771" w14:paraId="1E85E70C" w14:textId="3F25F681">
      <w:pPr>
        <w:pStyle w:val="CommentText"/>
      </w:pPr>
      <w:r>
        <w:t xml:space="preserve">What is this? </w:t>
      </w:r>
      <w:r>
        <w:rPr>
          <w:rStyle w:val="CommentReference"/>
        </w:rPr>
        <w:annotationRef/>
      </w:r>
      <w:r>
        <w:rPr>
          <w:rStyle w:val="CommentReference"/>
        </w:rPr>
        <w:annotationRef/>
      </w:r>
    </w:p>
  </w:comment>
  <w:comment w:initials="CJ" w:author="Cheun, Jacquelyn" w:date="2021-11-15T10:57:00Z" w:id="96">
    <w:p w:rsidR="5B5AC771" w:rsidRDefault="5B5AC771" w14:paraId="437E6FA7" w14:textId="584979E8">
      <w:pPr>
        <w:pStyle w:val="CommentText"/>
      </w:pPr>
      <w:r>
        <w:t xml:space="preserve">Do not summarize the entire research in the introduction. That is what the abstract is for. </w:t>
      </w:r>
      <w:r>
        <w:rPr>
          <w:rStyle w:val="CommentReference"/>
        </w:rPr>
        <w:annotationRef/>
      </w:r>
      <w:r>
        <w:rPr>
          <w:rStyle w:val="CommentReference"/>
        </w:rPr>
        <w:annotationRef/>
      </w:r>
    </w:p>
  </w:comment>
  <w:comment w:initials="CJ" w:author="Cheun, Jacquelyn" w:date="2021-11-15T12:42:00Z" w:id="99">
    <w:p w:rsidR="760216CD" w:rsidRDefault="760216CD" w14:paraId="285856CF" w14:textId="1CDDC974">
      <w:pPr>
        <w:pStyle w:val="CommentText"/>
      </w:pPr>
      <w:r>
        <w:t>Authors, year, page #</w:t>
      </w:r>
      <w:r>
        <w:rPr>
          <w:rStyle w:val="CommentReference"/>
        </w:rPr>
        <w:annotationRef/>
      </w:r>
      <w:r>
        <w:rPr>
          <w:rStyle w:val="CommentReference"/>
        </w:rPr>
        <w:annotationRef/>
      </w:r>
    </w:p>
    <w:p w:rsidR="760216CD" w:rsidRDefault="760216CD" w14:paraId="339D9022" w14:textId="482874F1">
      <w:pPr>
        <w:pStyle w:val="CommentText"/>
      </w:pPr>
    </w:p>
    <w:p w:rsidR="760216CD" w:rsidRDefault="760216CD" w14:paraId="1C95CB0F" w14:textId="13A9038F">
      <w:pPr>
        <w:pStyle w:val="CommentText"/>
      </w:pPr>
      <w:r>
        <w:t xml:space="preserve">Use page 3 only with direct quotes. </w:t>
      </w:r>
    </w:p>
    <w:p w:rsidR="760216CD" w:rsidRDefault="760216CD" w14:paraId="0A7B5E4B" w14:textId="2172AEF6">
      <w:pPr>
        <w:pStyle w:val="CommentText"/>
      </w:pPr>
    </w:p>
    <w:p w:rsidR="760216CD" w:rsidRDefault="760216CD" w14:paraId="2CBEEB75" w14:textId="1F4D865B">
      <w:pPr>
        <w:pStyle w:val="CommentText"/>
      </w:pPr>
      <w:r>
        <w:t xml:space="preserve">You are forgetting commas between author and year. </w:t>
      </w:r>
    </w:p>
  </w:comment>
  <w:comment w:initials="GB" w:author="Goodwin, Ben" w:date="2021-11-07T16:32:00Z" w:id="101">
    <w:p w:rsidR="00D758E6" w:rsidRDefault="00D758E6" w14:paraId="409E2FB2" w14:textId="77777777">
      <w:pPr>
        <w:pStyle w:val="CommentText"/>
      </w:pPr>
      <w:r>
        <w:rPr>
          <w:rStyle w:val="CommentReference"/>
        </w:rPr>
        <w:annotationRef/>
      </w:r>
      <w:r>
        <w:t>Big objective for today, this needs to be “near completed literature review/background section”</w:t>
      </w:r>
      <w:r>
        <w:rPr>
          <w:rStyle w:val="CommentReference"/>
        </w:rPr>
        <w:annotationRef/>
      </w:r>
    </w:p>
  </w:comment>
  <w:comment w:initials="CJ" w:author="Cheun, Jacquelyn" w:date="2021-11-15T12:53:00Z" w:id="100">
    <w:p w:rsidR="760216CD" w:rsidRDefault="760216CD" w14:paraId="71492D81" w14:textId="6CDB32D5">
      <w:pPr>
        <w:pStyle w:val="CommentText"/>
      </w:pPr>
      <w:r>
        <w:t xml:space="preserve">Can be broken up into two sentences. </w:t>
      </w:r>
      <w:r>
        <w:rPr>
          <w:rStyle w:val="CommentReference"/>
        </w:rPr>
        <w:annotationRef/>
      </w:r>
      <w:r>
        <w:rPr>
          <w:rStyle w:val="CommentReference"/>
        </w:rPr>
        <w:annotationRef/>
      </w:r>
    </w:p>
  </w:comment>
  <w:comment w:initials="CJ" w:author="Cheun, Jacquelyn" w:date="2021-11-15T12:54:00Z" w:id="115">
    <w:p w:rsidR="760216CD" w:rsidRDefault="760216CD" w14:paraId="519E7E20" w14:textId="7DBE1E3F">
      <w:pPr>
        <w:pStyle w:val="CommentText"/>
      </w:pPr>
      <w:r>
        <w:t xml:space="preserve">Goes at the end of the literature review. </w:t>
      </w:r>
      <w:r>
        <w:rPr>
          <w:rStyle w:val="CommentReference"/>
        </w:rPr>
        <w:annotationRef/>
      </w:r>
      <w:r>
        <w:rPr>
          <w:rStyle w:val="CommentReference"/>
        </w:rPr>
        <w:annotationRef/>
      </w:r>
    </w:p>
  </w:comment>
  <w:comment w:initials="CJ" w:author="Cheun, Jacquelyn" w:date="2021-11-15T12:42:00Z" w:id="171">
    <w:p w:rsidR="760216CD" w:rsidRDefault="760216CD" w14:paraId="67ECBD5B" w14:textId="2B614F5E">
      <w:pPr>
        <w:pStyle w:val="CommentText"/>
      </w:pPr>
      <w:r>
        <w:t xml:space="preserve">text size is different </w:t>
      </w:r>
      <w:r>
        <w:rPr>
          <w:rStyle w:val="CommentReference"/>
        </w:rPr>
        <w:annotationRef/>
      </w:r>
      <w:r>
        <w:rPr>
          <w:rStyle w:val="CommentReference"/>
        </w:rPr>
        <w:annotationRef/>
      </w:r>
    </w:p>
  </w:comment>
  <w:comment w:initials="CJ" w:author="Cheun, Jacquelyn" w:date="2021-11-15T12:55:00Z" w:id="157">
    <w:p w:rsidR="760216CD" w:rsidRDefault="760216CD" w14:paraId="41B8E85D" w14:textId="342977EE">
      <w:pPr>
        <w:pStyle w:val="CommentText"/>
      </w:pPr>
      <w:r>
        <w:t xml:space="preserve">This is talking about how you will use the data. This goes into the Methods, Not the literature Review. </w:t>
      </w:r>
      <w:r>
        <w:rPr>
          <w:rStyle w:val="CommentReference"/>
        </w:rPr>
        <w:annotationRef/>
      </w:r>
      <w:r>
        <w:rPr>
          <w:rStyle w:val="CommentReference"/>
        </w:rPr>
        <w:annotationRef/>
      </w:r>
    </w:p>
  </w:comment>
  <w:comment w:initials="CJ" w:author="Cheun, Jacquelyn" w:date="2021-11-15T12:55:00Z" w:id="190">
    <w:p w:rsidR="760216CD" w:rsidRDefault="760216CD" w14:paraId="456DEB49" w14:textId="33327023">
      <w:pPr>
        <w:pStyle w:val="CommentText"/>
      </w:pPr>
      <w:r>
        <w:t>researchers</w:t>
      </w:r>
      <w:r>
        <w:rPr>
          <w:rStyle w:val="CommentReference"/>
        </w:rPr>
        <w:annotationRef/>
      </w:r>
      <w:r>
        <w:rPr>
          <w:rStyle w:val="CommentReference"/>
        </w:rPr>
        <w:annotationRef/>
      </w:r>
    </w:p>
  </w:comment>
  <w:comment w:initials="CJ" w:author="Cheun, Jacquelyn" w:date="2021-11-15T13:11:00Z" w:id="196">
    <w:p w:rsidR="760216CD" w:rsidRDefault="760216CD" w14:paraId="63B50622" w14:textId="4FDFA5DC">
      <w:pPr>
        <w:pStyle w:val="CommentText"/>
      </w:pPr>
      <w:r>
        <w:t xml:space="preserve">Use proper class balance </w:t>
      </w:r>
      <w:r>
        <w:rPr>
          <w:rStyle w:val="CommentReference"/>
        </w:rPr>
        <w:annotationRef/>
      </w:r>
      <w:r>
        <w:rPr>
          <w:rStyle w:val="CommentReference"/>
        </w:rPr>
        <w:annotationRef/>
      </w:r>
    </w:p>
  </w:comment>
  <w:comment w:initials="GB" w:author="Goodwin, Ben" w:date="2021-11-07T16:30:00Z" w:id="202">
    <w:p w:rsidR="00AB30C7" w:rsidRDefault="00AB30C7" w14:paraId="0F989ADB" w14:textId="77777777">
      <w:pPr>
        <w:pStyle w:val="CommentText"/>
      </w:pPr>
      <w:r>
        <w:rPr>
          <w:rStyle w:val="CommentReference"/>
        </w:rPr>
        <w:annotationRef/>
      </w:r>
      <w:r>
        <w:t>We need a brief discussion of data here for 11/7</w:t>
      </w:r>
      <w:r>
        <w:rPr>
          <w:rStyle w:val="CommentReference"/>
        </w:rPr>
        <w:annotationRef/>
      </w:r>
    </w:p>
    <w:p w:rsidR="00AB30C7" w:rsidRDefault="00AB30C7" w14:paraId="6C797934" w14:textId="77777777">
      <w:pPr>
        <w:pStyle w:val="CommentText"/>
      </w:pPr>
    </w:p>
    <w:p w:rsidR="00AB30C7" w:rsidRDefault="00AB30C7" w14:paraId="0B2BC232" w14:textId="77777777">
      <w:pPr>
        <w:pStyle w:val="CommentText"/>
      </w:pPr>
      <w:r>
        <w:t>“Data being used and its collection methodology”</w:t>
      </w:r>
    </w:p>
  </w:comment>
  <w:comment w:initials="CJ" w:author="Cheun, Jacquelyn" w:date="2021-11-15T13:33:00Z" w:id="203">
    <w:p w:rsidR="760216CD" w:rsidRDefault="760216CD" w14:paraId="1D9D6006" w14:textId="4DA6C8D8">
      <w:pPr>
        <w:pStyle w:val="CommentText"/>
      </w:pPr>
      <w:r>
        <w:t xml:space="preserve">do not use team </w:t>
      </w:r>
      <w:r>
        <w:rPr>
          <w:rStyle w:val="CommentReference"/>
        </w:rPr>
        <w:annotationRef/>
      </w:r>
      <w:r>
        <w:rPr>
          <w:rStyle w:val="CommentReference"/>
        </w:rPr>
        <w:annotationRef/>
      </w:r>
    </w:p>
  </w:comment>
  <w:comment w:initials="CJ" w:author="Cheun, Jacquelyn" w:date="2021-11-15T13:35:00Z" w:id="206">
    <w:p w:rsidR="760216CD" w:rsidRDefault="760216CD" w14:paraId="58FFA2B9" w14:textId="0A9DA2C7">
      <w:pPr>
        <w:pStyle w:val="CommentText"/>
      </w:pPr>
      <w:r>
        <w:t xml:space="preserve">Do you want to explain what the </w:t>
      </w:r>
      <w:proofErr w:type="spellStart"/>
      <w:r>
        <w:t>NPi</w:t>
      </w:r>
      <w:proofErr w:type="spellEnd"/>
      <w:r>
        <w:t xml:space="preserve"> level is? </w:t>
      </w:r>
      <w:r>
        <w:rPr>
          <w:rStyle w:val="CommentReference"/>
        </w:rPr>
        <w:annotationRef/>
      </w:r>
      <w:r>
        <w:rPr>
          <w:rStyle w:val="CommentReference"/>
        </w:rPr>
        <w:annotationRef/>
      </w:r>
    </w:p>
  </w:comment>
  <w:comment w:initials="GB" w:author="Goodwin, Ben" w:date="2021-11-07T16:30:00Z" w:id="207">
    <w:p w:rsidR="00AB30C7" w:rsidRDefault="00AB30C7" w14:paraId="28C5A6D9" w14:textId="77777777">
      <w:pPr>
        <w:pStyle w:val="CommentText"/>
      </w:pPr>
      <w:r>
        <w:rPr>
          <w:rStyle w:val="CommentReference"/>
        </w:rPr>
        <w:annotationRef/>
      </w:r>
      <w:r>
        <w:t>Need a brief discussion of potential algorithms here</w:t>
      </w:r>
      <w:r>
        <w:rPr>
          <w:rStyle w:val="CommentReference"/>
        </w:rPr>
        <w:annotationRef/>
      </w:r>
    </w:p>
    <w:p w:rsidR="00AB30C7" w:rsidRDefault="00AB30C7" w14:paraId="419E8C87" w14:textId="77777777">
      <w:pPr>
        <w:pStyle w:val="CommentText"/>
      </w:pPr>
    </w:p>
    <w:p w:rsidR="00AB30C7" w:rsidRDefault="00AB30C7" w14:paraId="7A81EBA2" w14:textId="126F59AA">
      <w:pPr>
        <w:pStyle w:val="CommentText"/>
      </w:pPr>
      <w:r>
        <w:t>“</w:t>
      </w:r>
      <w:proofErr w:type="gramStart"/>
      <w:r>
        <w:t>solution</w:t>
      </w:r>
      <w:proofErr w:type="gramEnd"/>
      <w:r>
        <w:t xml:space="preserve"> approach and evaluation methodology and related results from </w:t>
      </w:r>
      <w:r w:rsidR="003E0578">
        <w:t>prior publications</w:t>
      </w:r>
      <w:r>
        <w:t>”</w:t>
      </w:r>
    </w:p>
  </w:comment>
  <w:comment w:initials="CJ" w:author="Cheun, Jacquelyn" w:date="2021-11-15T12:36:00" w:id="1457661211">
    <w:p w:rsidR="69A9C8EC" w:rsidP="69A9C8EC" w:rsidRDefault="69A9C8EC" w14:paraId="7E728983" w14:textId="2008D4F9">
      <w:pPr>
        <w:pStyle w:val="CommentText"/>
      </w:pPr>
      <w:r w:rsidR="69A9C8EC">
        <w:rPr/>
        <w:t xml:space="preserve">Literature Review. </w:t>
      </w:r>
      <w:r>
        <w:rPr>
          <w:rStyle w:val="CommentReference"/>
        </w:rPr>
        <w:annotationRef/>
      </w:r>
    </w:p>
  </w:comment>
  <w:comment w:initials="CJ" w:author="Cheun, Jacquelyn" w:date="2021-11-15T13:40:00" w:id="1657516223">
    <w:p w:rsidR="69A9C8EC" w:rsidP="69A9C8EC" w:rsidRDefault="69A9C8EC" w14:paraId="5FEE363F" w14:textId="5CAFEDDB">
      <w:pPr>
        <w:pStyle w:val="CommentText"/>
      </w:pPr>
      <w:r w:rsidR="69A9C8EC">
        <w:rPr/>
        <w:t>This should be in your literature review</w:t>
      </w:r>
      <w:r>
        <w:rPr>
          <w:rStyle w:val="CommentReference"/>
        </w:rPr>
        <w:annotationRef/>
      </w:r>
    </w:p>
  </w:comment>
  <w:comment w:initials="CJ" w:author="Cheun, Jacquelyn" w:date="2021-11-15T13:41:00" w:id="900934693">
    <w:p w:rsidR="69A9C8EC" w:rsidP="69A9C8EC" w:rsidRDefault="69A9C8EC" w14:paraId="5AD265CC" w14:textId="375AED17">
      <w:pPr>
        <w:pStyle w:val="CommentText"/>
      </w:pPr>
      <w:r w:rsidR="69A9C8EC">
        <w:rPr/>
        <w:t xml:space="preserve">Literature Review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41DEA9ED"/>
  <w15:commentEx w15:done="1" w15:paraId="6702AFE6"/>
  <w15:commentEx w15:done="1" w15:paraId="7D221613"/>
  <w15:commentEx w15:done="1" w15:paraId="780D08C3"/>
  <w15:commentEx w15:done="1" w15:paraId="1E85E70C"/>
  <w15:commentEx w15:done="1" w15:paraId="437E6FA7"/>
  <w15:commentEx w15:done="1" w15:paraId="2CBEEB75"/>
  <w15:commentEx w15:done="1" w15:paraId="409E2FB2"/>
  <w15:commentEx w15:done="1" w15:paraId="71492D81"/>
  <w15:commentEx w15:done="1" w15:paraId="519E7E20"/>
  <w15:commentEx w15:done="1" w15:paraId="67ECBD5B"/>
  <w15:commentEx w15:done="1" w15:paraId="41B8E85D"/>
  <w15:commentEx w15:done="1" w15:paraId="456DEB49"/>
  <w15:commentEx w15:done="1" w15:paraId="63B50622"/>
  <w15:commentEx w15:done="1" w15:paraId="0B2BC232"/>
  <w15:commentEx w15:done="1" w15:paraId="1D9D6006"/>
  <w15:commentEx w15:done="1" w15:paraId="58FFA2B9"/>
  <w15:commentEx w15:done="1" w15:paraId="7A81EBA2"/>
  <w15:commentEx w15:done="1" w15:paraId="7E728983"/>
  <w15:commentEx w15:done="1" w15:paraId="5FEE363F"/>
  <w15:commentEx w15:done="1" w15:paraId="5AD265C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8968FE" w16cex:dateUtc="2021-11-15T16:50:00Z"/>
  <w16cex:commentExtensible w16cex:durableId="41C81151" w16cex:dateUtc="2021-11-15T16:54:00Z"/>
  <w16cex:commentExtensible w16cex:durableId="104B8EDF" w16cex:dateUtc="2021-11-15T16:55:00Z"/>
  <w16cex:commentExtensible w16cex:durableId="3293E641" w16cex:dateUtc="2021-11-15T16:56:00Z"/>
  <w16cex:commentExtensible w16cex:durableId="61EF81E9" w16cex:dateUtc="2021-11-15T16:56:00Z"/>
  <w16cex:commentExtensible w16cex:durableId="6F26F4C9" w16cex:dateUtc="2021-11-15T16:57:00Z"/>
  <w16cex:commentExtensible w16cex:durableId="0B3857CC" w16cex:dateUtc="2021-11-15T18:42:00Z"/>
  <w16cex:commentExtensible w16cex:durableId="253261E6" w16cex:dateUtc="2021-11-07T22:32:00Z"/>
  <w16cex:commentExtensible w16cex:durableId="777A20D8" w16cex:dateUtc="2021-11-15T18:53:00Z"/>
  <w16cex:commentExtensible w16cex:durableId="338CD38A" w16cex:dateUtc="2021-11-15T18:54:00Z"/>
  <w16cex:commentExtensible w16cex:durableId="63AD2989" w16cex:dateUtc="2021-11-15T18:42:00Z"/>
  <w16cex:commentExtensible w16cex:durableId="03524753" w16cex:dateUtc="2021-11-15T18:55:00Z"/>
  <w16cex:commentExtensible w16cex:durableId="672BFAC7" w16cex:dateUtc="2021-11-15T18:55:00Z"/>
  <w16cex:commentExtensible w16cex:durableId="427CA722" w16cex:dateUtc="2021-11-15T19:11:00Z"/>
  <w16cex:commentExtensible w16cex:durableId="47D65165" w16cex:dateUtc="2021-11-15T19:41:00Z"/>
  <w16cex:commentExtensible w16cex:durableId="25326183" w16cex:dateUtc="2021-11-07T22:30:00Z"/>
  <w16cex:commentExtensible w16cex:durableId="3C705BD4" w16cex:dateUtc="2021-11-15T19:33:00Z"/>
  <w16cex:commentExtensible w16cex:durableId="310DBAFD" w16cex:dateUtc="2021-11-15T19:35:00Z"/>
  <w16cex:commentExtensible w16cex:durableId="25326199" w16cex:dateUtc="2021-11-07T22:30:00Z"/>
  <w16cex:commentExtensible w16cex:durableId="6D65D66B" w16cex:dateUtc="2021-11-15T19:40:00Z"/>
  <w16cex:commentExtensible w16cex:durableId="3AF68EBA" w16cex:dateUtc="2021-11-15T18:36:00Z"/>
</w16cex:commentsExtensible>
</file>

<file path=word/commentsIds.xml><?xml version="1.0" encoding="utf-8"?>
<w16cid:commentsIds xmlns:mc="http://schemas.openxmlformats.org/markup-compatibility/2006" xmlns:w16cid="http://schemas.microsoft.com/office/word/2016/wordml/cid" mc:Ignorable="w16cid">
  <w16cid:commentId w16cid:paraId="41DEA9ED" w16cid:durableId="228968FE"/>
  <w16cid:commentId w16cid:paraId="6702AFE6" w16cid:durableId="41C81151"/>
  <w16cid:commentId w16cid:paraId="7D221613" w16cid:durableId="104B8EDF"/>
  <w16cid:commentId w16cid:paraId="780D08C3" w16cid:durableId="3293E641"/>
  <w16cid:commentId w16cid:paraId="1E85E70C" w16cid:durableId="61EF81E9"/>
  <w16cid:commentId w16cid:paraId="437E6FA7" w16cid:durableId="6F26F4C9"/>
  <w16cid:commentId w16cid:paraId="2CBEEB75" w16cid:durableId="0B3857CC"/>
  <w16cid:commentId w16cid:paraId="409E2FB2" w16cid:durableId="253261E6"/>
  <w16cid:commentId w16cid:paraId="71492D81" w16cid:durableId="777A20D8"/>
  <w16cid:commentId w16cid:paraId="519E7E20" w16cid:durableId="338CD38A"/>
  <w16cid:commentId w16cid:paraId="67ECBD5B" w16cid:durableId="63AD2989"/>
  <w16cid:commentId w16cid:paraId="41B8E85D" w16cid:durableId="03524753"/>
  <w16cid:commentId w16cid:paraId="456DEB49" w16cid:durableId="672BFAC7"/>
  <w16cid:commentId w16cid:paraId="63B50622" w16cid:durableId="427CA722"/>
  <w16cid:commentId w16cid:paraId="0B2BC232" w16cid:durableId="25326183"/>
  <w16cid:commentId w16cid:paraId="1D9D6006" w16cid:durableId="3C705BD4"/>
  <w16cid:commentId w16cid:paraId="58FFA2B9" w16cid:durableId="310DBAFD"/>
  <w16cid:commentId w16cid:paraId="7A81EBA2" w16cid:durableId="25326199"/>
  <w16cid:commentId w16cid:paraId="7E728983" w16cid:durableId="3AF68EBA"/>
  <w16cid:commentId w16cid:paraId="5FEE363F" w16cid:durableId="6D65D66B"/>
  <w16cid:commentId w16cid:paraId="5AD265CC" w16cid:durableId="47D65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32DF" w:rsidRDefault="00E132DF" w14:paraId="6DED5BC3" w14:textId="77777777">
      <w:r>
        <w:separator/>
      </w:r>
    </w:p>
  </w:endnote>
  <w:endnote w:type="continuationSeparator" w:id="0">
    <w:p w:rsidR="00E132DF" w:rsidRDefault="00E132DF" w14:paraId="2BA09F9D" w14:textId="77777777">
      <w:r>
        <w:continuationSeparator/>
      </w:r>
    </w:p>
  </w:endnote>
  <w:endnote w:type="continuationNotice" w:id="1">
    <w:p w:rsidR="00E132DF" w:rsidRDefault="00E132DF" w14:paraId="5264D9B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altName w:val="Times New Roman"/>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32DF" w:rsidRDefault="00E132DF" w14:paraId="26314A5A" w14:textId="77777777">
      <w:r>
        <w:separator/>
      </w:r>
    </w:p>
  </w:footnote>
  <w:footnote w:type="continuationSeparator" w:id="0">
    <w:p w:rsidR="00E132DF" w:rsidRDefault="00E132DF" w14:paraId="722D988D" w14:textId="77777777">
      <w:r>
        <w:continuationSeparator/>
      </w:r>
    </w:p>
  </w:footnote>
  <w:footnote w:type="continuationNotice" w:id="1">
    <w:p w:rsidR="00E132DF" w:rsidRDefault="00E132DF" w14:paraId="3DD52346" w14:textId="77777777"/>
  </w:footnote>
</w:footnotes>
</file>

<file path=word/intelligence.xml><?xml version="1.0" encoding="utf-8"?>
<int:Intelligence xmlns:int="http://schemas.microsoft.com/office/intelligence/2019/intelligence">
  <int:IntelligenceSettings/>
  <int:Manifest>
    <int:WordHash hashCode="nOcXVg03QSZO31" id="xbHPlMpp"/>
    <int:WordHash hashCode="fUKz9XDdDMPHf6" id="XxJCgaSj"/>
    <int:WordHash hashCode="ioJlD0Lr6hBwRk" id="cTUUDNzh"/>
    <int:WordHash hashCode="uLQGUI1an69bgc" id="IZahvifH"/>
    <int:WordHash hashCode="UXIvPcBN0GFkMK" id="mWGh8S0E"/>
    <int:WordHash hashCode="Xa1qb8qiyRVN90" id="u67DK+wh"/>
    <int:WordHash hashCode="nvtOx9njqhBo8V" id="UE3XvReD"/>
    <int:WordHash hashCode="oaD4kYmdtfjq6C" id="4Krl2jVV"/>
    <int:WordHash hashCode="y5t8bwaIVyvH/W" id="HRAtX+Zu"/>
    <int:WordHash hashCode="Tq4fb0GREgtMW4" id="TbvH5wpn"/>
    <int:WordHash hashCode="CvbdTmWaPO7ep9" id="qfFars8k"/>
    <int:WordHash hashCode="rHH5s096ERbRmt" id="eCFxmxvP"/>
    <int:WordHash hashCode="8xBffq/R0u3blc" id="B/d62FIL"/>
    <int:WordHash hashCode="RcyKzhHEiQcKX6" id="zej4yce6"/>
    <int:WordHash hashCode="SOVj8UjcBNizHJ" id="7tZc+Mqg"/>
    <int:WordHash hashCode="ESqmHJ8KxOwCLa" id="Xpb6oeo0"/>
    <int:WordHash hashCode="g3OCkZ2P5h1BmN" id="c3kEgSkS"/>
    <int:WordHash hashCode="2QxDJ5RMWZKSx8" id="L+PEYLUF"/>
    <int:WordHash hashCode="CIOd2W7/5N5hlY" id="YgiH+xZS"/>
    <int:WordHash hashCode="s0mHqqrWwIWolQ" id="GkwEll9a"/>
    <int:ParagraphRange paragraphId="1577341159" textId="571112952" start="630" length="3" invalidationStart="630" invalidationLength="3" id="dG0nRLM9"/>
    <int:WordHash hashCode="jmQmoYLZzHhvco" id="40l5Ox4j"/>
    <int:WordHash hashCode="0jx40TqDNypX8J" id="9Ipp8ro7"/>
    <int:WordHash hashCode="wq/WGPC+3iq7zh" id="faqZR2Ra"/>
    <int:WordHash hashCode="t8Wlld9+stn8EE" id="fCK3eHkk"/>
    <int:WordHash hashCode="RoHRJMxsS3O6q/" id="uOow43q6"/>
    <int:WordHash hashCode="2dHz5hnek89tuJ" id="2lNlmsd6"/>
    <int:WordHash hashCode="jT3fsEsIN75vGM" id="K2RPgCAL"/>
    <int:WordHash hashCode="GP31AzuTQXmjbO" id="PQGj5EsB"/>
    <int:WordHash hashCode="9ypa5S9P5BqpXy" id="LR74MdOC"/>
    <int:WordHash hashCode="6IfI8Jtq1pe8wy" id="hsZXbHZV"/>
    <int:WordHash hashCode="9+fsT7KK845V0W" id="lfihy8dz"/>
    <int:WordHash hashCode="3gT6Din5s14kkF" id="RRGHp0/Q"/>
    <int:WordHash hashCode="KmLSEQYMUk2uON" id="8a9u+Ntc"/>
    <int:WordHash hashCode="zAJ3GrQbxjg8m9" id="kaspUmI6"/>
    <int:WordHash hashCode="Lo1+lcPj4mgnlq" id="PwDVCu9L"/>
  </int:Manifest>
  <int:Observations>
    <int:Content id="xbHPlMpp">
      <int:Rejection type="AugLoop_Text_Critique"/>
    </int:Content>
    <int:Content id="XxJCgaSj">
      <int:Rejection type="AugLoop_Text_Critique"/>
    </int:Content>
    <int:Content id="cTUUDNzh">
      <int:Rejection type="AugLoop_Text_Critique"/>
    </int:Content>
    <int:Content id="IZahvifH">
      <int:Rejection type="AugLoop_Text_Critique"/>
    </int:Content>
    <int:Content id="mWGh8S0E">
      <int:Rejection type="AugLoop_Text_Critique"/>
    </int:Content>
    <int:Content id="u67DK+wh">
      <int:Rejection type="AugLoop_Text_Critique"/>
    </int:Content>
    <int:Content id="UE3XvReD">
      <int:Rejection type="AugLoop_Text_Critique"/>
    </int:Content>
    <int:Content id="4Krl2jVV">
      <int:Rejection type="LegacyProofing"/>
    </int:Content>
    <int:Content id="HRAtX+Zu">
      <int:Rejection type="LegacyProofing"/>
    </int:Content>
    <int:Content id="TbvH5wpn">
      <int:Rejection type="LegacyProofing"/>
    </int:Content>
    <int:Content id="qfFars8k">
      <int:Rejection type="LegacyProofing"/>
    </int:Content>
    <int:Content id="eCFxmxvP">
      <int:Rejection type="LegacyProofing"/>
    </int:Content>
    <int:Content id="B/d62FIL">
      <int:Rejection type="LegacyProofing"/>
    </int:Content>
    <int:Content id="zej4yce6">
      <int:Rejection type="LegacyProofing"/>
    </int:Content>
    <int:Content id="7tZc+Mqg">
      <int:Rejection type="LegacyProofing"/>
    </int:Content>
    <int:Content id="Xpb6oeo0">
      <int:Rejection type="LegacyProofing"/>
    </int:Content>
    <int:Content id="c3kEgSkS">
      <int:Rejection type="LegacyProofing"/>
    </int:Content>
    <int:Content id="L+PEYLUF">
      <int:Rejection type="LegacyProofing"/>
    </int:Content>
    <int:Content id="YgiH+xZS">
      <int:Rejection type="LegacyProofing"/>
    </int:Content>
    <int:Content id="GkwEll9a">
      <int:Rejection type="AugLoop_Text_Critique"/>
    </int:Content>
    <int:Content id="dG0nRLM9">
      <int:Rejection type="LegacyProofing"/>
    </int:Content>
    <int:Content id="40l5Ox4j">
      <int:Rejection type="AugLoop_Text_Critique"/>
    </int:Content>
    <int:Content id="9Ipp8ro7">
      <int:Rejection type="AugLoop_Text_Critique"/>
    </int:Content>
    <int:Content id="faqZR2Ra">
      <int:Rejection type="LegacyProofing"/>
    </int:Content>
    <int:Content id="fCK3eHkk">
      <int:Rejection type="AugLoop_Text_Critique"/>
    </int:Content>
    <int:Content id="uOow43q6">
      <int:Rejection type="AugLoop_Text_Critique"/>
    </int:Content>
    <int:Content id="2lNlmsd6">
      <int:Rejection type="AugLoop_Text_Critique"/>
    </int:Content>
    <int:Content id="K2RPgCAL">
      <int:Rejection type="AugLoop_Text_Critique"/>
    </int:Content>
    <int:Content id="PQGj5EsB">
      <int:Rejection type="LegacyProofing"/>
    </int:Content>
    <int:Content id="LR74MdOC">
      <int:Rejection type="LegacyProofing"/>
    </int:Content>
    <int:Content id="hsZXbHZV">
      <int:Rejection type="LegacyProofing"/>
    </int:Content>
    <int:Content id="lfihy8dz">
      <int:Rejection type="LegacyProofing"/>
    </int:Content>
    <int:Content id="RRGHp0/Q">
      <int:Rejection type="LegacyProofing"/>
    </int:Content>
    <int:Content id="8a9u+Ntc">
      <int:Rejection type="LegacyProofing"/>
    </int:Content>
    <int:Content id="kaspUmI6">
      <int:Rejection type="LegacyProofing"/>
    </int:Content>
    <int:Content id="PwDVCu9L">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hint="default" w:ascii="Tms Rmn" w:hAnsi="Tms Rmn"/>
      </w:rPr>
    </w:lvl>
    <w:lvl w:ilvl="4">
      <w:numFmt w:val="decimal"/>
      <w:pStyle w:val="Heading5"/>
      <w:lvlText w:val="%5"/>
      <w:legacy w:legacy="1" w:legacySpace="0" w:legacyIndent="0"/>
      <w:lvlJc w:val="left"/>
      <w:rPr>
        <w:rFonts w:hint="default" w:ascii="Tms Rmn" w:hAnsi="Tms Rmn"/>
      </w:rPr>
    </w:lvl>
    <w:lvl w:ilvl="5">
      <w:numFmt w:val="decimal"/>
      <w:pStyle w:val="Heading6"/>
      <w:lvlText w:val="%6"/>
      <w:legacy w:legacy="1" w:legacySpace="0" w:legacyIndent="0"/>
      <w:lvlJc w:val="left"/>
      <w:rPr>
        <w:rFonts w:hint="default" w:ascii="Tms Rmn" w:hAnsi="Tms Rmn"/>
      </w:rPr>
    </w:lvl>
    <w:lvl w:ilvl="6">
      <w:numFmt w:val="decimal"/>
      <w:pStyle w:val="Heading7"/>
      <w:lvlText w:val="%7"/>
      <w:legacy w:legacy="1" w:legacySpace="0" w:legacyIndent="0"/>
      <w:lvlJc w:val="left"/>
      <w:rPr>
        <w:rFonts w:hint="default" w:ascii="Tms Rmn" w:hAnsi="Tms Rmn"/>
      </w:rPr>
    </w:lvl>
    <w:lvl w:ilvl="7">
      <w:numFmt w:val="decimal"/>
      <w:pStyle w:val="Heading8"/>
      <w:lvlText w:val="%8"/>
      <w:legacy w:legacy="1" w:legacySpace="0" w:legacyIndent="0"/>
      <w:lvlJc w:val="left"/>
      <w:rPr>
        <w:rFonts w:hint="default" w:ascii="Tms Rmn" w:hAnsi="Tms Rmn"/>
      </w:rPr>
    </w:lvl>
    <w:lvl w:ilvl="8">
      <w:numFmt w:val="decimal"/>
      <w:pStyle w:val="Heading9"/>
      <w:lvlText w:val="%9"/>
      <w:legacy w:legacy="1" w:legacySpace="0" w:legacyIndent="0"/>
      <w:lvlJc w:val="left"/>
      <w:rPr>
        <w:rFonts w:hint="default" w:ascii="Tms Rmn" w:hAnsi="Tms Rmn"/>
      </w:rPr>
    </w:lvl>
  </w:abstractNum>
  <w:abstractNum w:abstractNumId="1" w15:restartNumberingAfterBreak="0">
    <w:nsid w:val="1B4564DF"/>
    <w:multiLevelType w:val="hybridMultilevel"/>
    <w:tmpl w:val="895C1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3"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36DD72F7"/>
    <w:multiLevelType w:val="hybridMultilevel"/>
    <w:tmpl w:val="73085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AA81F62"/>
    <w:multiLevelType w:val="hybridMultilevel"/>
    <w:tmpl w:val="527CD6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7">
    <w:abstractNumId w:val="6"/>
  </w:num>
  <w:num w:numId="1">
    <w:abstractNumId w:val="0"/>
  </w:num>
  <w:num w:numId="2">
    <w:abstractNumId w:val="3"/>
  </w:num>
  <w:num w:numId="3">
    <w:abstractNumId w:val="2"/>
  </w:num>
  <w:num w:numId="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bering>
</file>

<file path=word/people.xml><?xml version="1.0" encoding="utf-8"?>
<w15:people xmlns:mc="http://schemas.openxmlformats.org/markup-compatibility/2006" xmlns:w15="http://schemas.microsoft.com/office/word/2012/wordml" mc:Ignorable="w15">
  <w15:person w15:author="Goodwin, Ben">
    <w15:presenceInfo w15:providerId="AD" w15:userId="S::bgoodwin@smu.edu::be1d1952-498a-4d59-ae9d-a610e7237347"/>
  </w15:person>
  <w15:person w15:author="Cheun, Jacquelyn">
    <w15:presenceInfo w15:providerId="AD" w15:userId="S::jcheun@smu.edu::33d93202-0ab6-42db-855e-b582ba727f09"/>
  </w15:person>
  <w15:person w15:author="Olanipekun, Babatunde">
    <w15:presenceInfo w15:providerId="AD" w15:userId="S::bolanipekun@smu.edu::1b11d71d-5532-4fc2-ba35-bbc58dce82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5"/>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0184F"/>
    <w:rsid w:val="00003652"/>
    <w:rsid w:val="00006790"/>
    <w:rsid w:val="00012393"/>
    <w:rsid w:val="00021FE2"/>
    <w:rsid w:val="00028415"/>
    <w:rsid w:val="00030ACA"/>
    <w:rsid w:val="00030FBB"/>
    <w:rsid w:val="00035459"/>
    <w:rsid w:val="00035BF9"/>
    <w:rsid w:val="00040D46"/>
    <w:rsid w:val="00043780"/>
    <w:rsid w:val="00043E39"/>
    <w:rsid w:val="0004450A"/>
    <w:rsid w:val="00050DFE"/>
    <w:rsid w:val="00053970"/>
    <w:rsid w:val="0005618A"/>
    <w:rsid w:val="00061AA0"/>
    <w:rsid w:val="000766C9"/>
    <w:rsid w:val="00076F34"/>
    <w:rsid w:val="000853B2"/>
    <w:rsid w:val="0009050B"/>
    <w:rsid w:val="00094440"/>
    <w:rsid w:val="000A2B8B"/>
    <w:rsid w:val="000A2D33"/>
    <w:rsid w:val="000A5233"/>
    <w:rsid w:val="000A64F4"/>
    <w:rsid w:val="000A7FEC"/>
    <w:rsid w:val="000B3328"/>
    <w:rsid w:val="000C020E"/>
    <w:rsid w:val="000C562E"/>
    <w:rsid w:val="000D1ECF"/>
    <w:rsid w:val="000D48A5"/>
    <w:rsid w:val="000D7E40"/>
    <w:rsid w:val="000E0C62"/>
    <w:rsid w:val="000E298F"/>
    <w:rsid w:val="000E52A7"/>
    <w:rsid w:val="000E5D21"/>
    <w:rsid w:val="000E6942"/>
    <w:rsid w:val="000E6FD9"/>
    <w:rsid w:val="000E75D5"/>
    <w:rsid w:val="000F1D34"/>
    <w:rsid w:val="000F22DC"/>
    <w:rsid w:val="000F587E"/>
    <w:rsid w:val="00113925"/>
    <w:rsid w:val="001154E7"/>
    <w:rsid w:val="00131003"/>
    <w:rsid w:val="00140A77"/>
    <w:rsid w:val="001512C8"/>
    <w:rsid w:val="0015296F"/>
    <w:rsid w:val="0015402C"/>
    <w:rsid w:val="00155361"/>
    <w:rsid w:val="00164FDB"/>
    <w:rsid w:val="00165C6D"/>
    <w:rsid w:val="00172D0F"/>
    <w:rsid w:val="00174081"/>
    <w:rsid w:val="00176861"/>
    <w:rsid w:val="001840CA"/>
    <w:rsid w:val="00190A3D"/>
    <w:rsid w:val="001A1ED1"/>
    <w:rsid w:val="001A7259"/>
    <w:rsid w:val="001B241A"/>
    <w:rsid w:val="001C5EFE"/>
    <w:rsid w:val="001C7CEA"/>
    <w:rsid w:val="001D3036"/>
    <w:rsid w:val="001D3266"/>
    <w:rsid w:val="001D3CBE"/>
    <w:rsid w:val="001D63EB"/>
    <w:rsid w:val="001D7510"/>
    <w:rsid w:val="001E28A7"/>
    <w:rsid w:val="001E2B8E"/>
    <w:rsid w:val="00203798"/>
    <w:rsid w:val="00220D36"/>
    <w:rsid w:val="00221029"/>
    <w:rsid w:val="00235A93"/>
    <w:rsid w:val="00237B75"/>
    <w:rsid w:val="00244682"/>
    <w:rsid w:val="00245309"/>
    <w:rsid w:val="002455A4"/>
    <w:rsid w:val="002472BB"/>
    <w:rsid w:val="00252BAB"/>
    <w:rsid w:val="00271137"/>
    <w:rsid w:val="0027261F"/>
    <w:rsid w:val="0027308C"/>
    <w:rsid w:val="00275AD7"/>
    <w:rsid w:val="00286C46"/>
    <w:rsid w:val="00287876"/>
    <w:rsid w:val="00292B19"/>
    <w:rsid w:val="00293577"/>
    <w:rsid w:val="002A270C"/>
    <w:rsid w:val="002A3EE9"/>
    <w:rsid w:val="002A7F77"/>
    <w:rsid w:val="002C52FC"/>
    <w:rsid w:val="002E7BD5"/>
    <w:rsid w:val="002F1D57"/>
    <w:rsid w:val="003061F4"/>
    <w:rsid w:val="003113F0"/>
    <w:rsid w:val="00323B36"/>
    <w:rsid w:val="0032665B"/>
    <w:rsid w:val="00336A67"/>
    <w:rsid w:val="00342D7D"/>
    <w:rsid w:val="0035674D"/>
    <w:rsid w:val="00371779"/>
    <w:rsid w:val="00371FFD"/>
    <w:rsid w:val="003754F4"/>
    <w:rsid w:val="00382120"/>
    <w:rsid w:val="003843F5"/>
    <w:rsid w:val="00393BB5"/>
    <w:rsid w:val="003A478D"/>
    <w:rsid w:val="003A7E1E"/>
    <w:rsid w:val="003B372C"/>
    <w:rsid w:val="003C3DBD"/>
    <w:rsid w:val="003C57EC"/>
    <w:rsid w:val="003C5FA0"/>
    <w:rsid w:val="003D3C40"/>
    <w:rsid w:val="003E0578"/>
    <w:rsid w:val="003F3EBE"/>
    <w:rsid w:val="003F66B5"/>
    <w:rsid w:val="003F7DA1"/>
    <w:rsid w:val="00416758"/>
    <w:rsid w:val="0041686A"/>
    <w:rsid w:val="00417014"/>
    <w:rsid w:val="00430A8A"/>
    <w:rsid w:val="004314DD"/>
    <w:rsid w:val="00434365"/>
    <w:rsid w:val="00436ADE"/>
    <w:rsid w:val="00445554"/>
    <w:rsid w:val="00452099"/>
    <w:rsid w:val="00454E28"/>
    <w:rsid w:val="00487769"/>
    <w:rsid w:val="00493670"/>
    <w:rsid w:val="00499C77"/>
    <w:rsid w:val="004A0F4D"/>
    <w:rsid w:val="004A0FE3"/>
    <w:rsid w:val="004B3808"/>
    <w:rsid w:val="004B798A"/>
    <w:rsid w:val="004C3BF2"/>
    <w:rsid w:val="004C4D9B"/>
    <w:rsid w:val="004C608B"/>
    <w:rsid w:val="004D63E5"/>
    <w:rsid w:val="004D75F6"/>
    <w:rsid w:val="004E040A"/>
    <w:rsid w:val="004E22F4"/>
    <w:rsid w:val="004E4CF4"/>
    <w:rsid w:val="00511D9B"/>
    <w:rsid w:val="00523365"/>
    <w:rsid w:val="00527198"/>
    <w:rsid w:val="00546D4B"/>
    <w:rsid w:val="00551F5D"/>
    <w:rsid w:val="0055587E"/>
    <w:rsid w:val="00565743"/>
    <w:rsid w:val="00573684"/>
    <w:rsid w:val="005744F9"/>
    <w:rsid w:val="0058528E"/>
    <w:rsid w:val="00586CFF"/>
    <w:rsid w:val="00596A7F"/>
    <w:rsid w:val="00596E7B"/>
    <w:rsid w:val="005C55BF"/>
    <w:rsid w:val="005D0C62"/>
    <w:rsid w:val="005D1763"/>
    <w:rsid w:val="005D51BB"/>
    <w:rsid w:val="005D633B"/>
    <w:rsid w:val="005F4FC4"/>
    <w:rsid w:val="00606131"/>
    <w:rsid w:val="006140E6"/>
    <w:rsid w:val="006143E3"/>
    <w:rsid w:val="00615C88"/>
    <w:rsid w:val="0062091A"/>
    <w:rsid w:val="006225EA"/>
    <w:rsid w:val="00626A24"/>
    <w:rsid w:val="00644484"/>
    <w:rsid w:val="00652234"/>
    <w:rsid w:val="00657488"/>
    <w:rsid w:val="00660BFD"/>
    <w:rsid w:val="00663895"/>
    <w:rsid w:val="00664C24"/>
    <w:rsid w:val="0067477F"/>
    <w:rsid w:val="00676777"/>
    <w:rsid w:val="00686A8E"/>
    <w:rsid w:val="00690735"/>
    <w:rsid w:val="0069267C"/>
    <w:rsid w:val="006A1BD8"/>
    <w:rsid w:val="006A2E7C"/>
    <w:rsid w:val="006C24B7"/>
    <w:rsid w:val="006C6CCC"/>
    <w:rsid w:val="006D2583"/>
    <w:rsid w:val="006F57A3"/>
    <w:rsid w:val="007131A7"/>
    <w:rsid w:val="00715B1E"/>
    <w:rsid w:val="00726E66"/>
    <w:rsid w:val="007309D0"/>
    <w:rsid w:val="007336EE"/>
    <w:rsid w:val="007353BA"/>
    <w:rsid w:val="0073564C"/>
    <w:rsid w:val="00735D36"/>
    <w:rsid w:val="00735F67"/>
    <w:rsid w:val="007710DB"/>
    <w:rsid w:val="00783EF6"/>
    <w:rsid w:val="00791EEE"/>
    <w:rsid w:val="007B61CB"/>
    <w:rsid w:val="007C0F98"/>
    <w:rsid w:val="007C7ECF"/>
    <w:rsid w:val="007D42FF"/>
    <w:rsid w:val="007D4963"/>
    <w:rsid w:val="007E237F"/>
    <w:rsid w:val="007F1223"/>
    <w:rsid w:val="007F360A"/>
    <w:rsid w:val="007F50D0"/>
    <w:rsid w:val="007F850E"/>
    <w:rsid w:val="008016EA"/>
    <w:rsid w:val="00802C09"/>
    <w:rsid w:val="00803CAA"/>
    <w:rsid w:val="00831804"/>
    <w:rsid w:val="00832087"/>
    <w:rsid w:val="00844ED3"/>
    <w:rsid w:val="00856D29"/>
    <w:rsid w:val="00860828"/>
    <w:rsid w:val="00866323"/>
    <w:rsid w:val="00884633"/>
    <w:rsid w:val="0088639B"/>
    <w:rsid w:val="008A0799"/>
    <w:rsid w:val="008A3716"/>
    <w:rsid w:val="008B1195"/>
    <w:rsid w:val="008C142B"/>
    <w:rsid w:val="008D3A46"/>
    <w:rsid w:val="008E67EA"/>
    <w:rsid w:val="008EF000"/>
    <w:rsid w:val="00900564"/>
    <w:rsid w:val="00900CE9"/>
    <w:rsid w:val="00904014"/>
    <w:rsid w:val="00905392"/>
    <w:rsid w:val="00905998"/>
    <w:rsid w:val="00914605"/>
    <w:rsid w:val="009206AF"/>
    <w:rsid w:val="009328C4"/>
    <w:rsid w:val="00952A46"/>
    <w:rsid w:val="00977EC0"/>
    <w:rsid w:val="00984DAA"/>
    <w:rsid w:val="00985ADC"/>
    <w:rsid w:val="009942DC"/>
    <w:rsid w:val="009970E3"/>
    <w:rsid w:val="009B1D59"/>
    <w:rsid w:val="009B26F3"/>
    <w:rsid w:val="009B5319"/>
    <w:rsid w:val="009B5E2A"/>
    <w:rsid w:val="009C4B51"/>
    <w:rsid w:val="009D0F1F"/>
    <w:rsid w:val="009E299B"/>
    <w:rsid w:val="009E3BCF"/>
    <w:rsid w:val="009E65FB"/>
    <w:rsid w:val="009F1BA9"/>
    <w:rsid w:val="009F4136"/>
    <w:rsid w:val="009F50C7"/>
    <w:rsid w:val="00A006C9"/>
    <w:rsid w:val="00A02F42"/>
    <w:rsid w:val="00A07D08"/>
    <w:rsid w:val="00A23B3E"/>
    <w:rsid w:val="00A3677B"/>
    <w:rsid w:val="00A417F1"/>
    <w:rsid w:val="00A510DE"/>
    <w:rsid w:val="00A52801"/>
    <w:rsid w:val="00A61B46"/>
    <w:rsid w:val="00A63116"/>
    <w:rsid w:val="00A74728"/>
    <w:rsid w:val="00A8177F"/>
    <w:rsid w:val="00A8258F"/>
    <w:rsid w:val="00A82AC2"/>
    <w:rsid w:val="00AA1567"/>
    <w:rsid w:val="00AA1CFA"/>
    <w:rsid w:val="00AA4494"/>
    <w:rsid w:val="00AA7D6F"/>
    <w:rsid w:val="00AB30C7"/>
    <w:rsid w:val="00AB3C33"/>
    <w:rsid w:val="00AC26D6"/>
    <w:rsid w:val="00AC4B77"/>
    <w:rsid w:val="00AD7714"/>
    <w:rsid w:val="00AE11E1"/>
    <w:rsid w:val="00AE62A5"/>
    <w:rsid w:val="00AF5B23"/>
    <w:rsid w:val="00B069EE"/>
    <w:rsid w:val="00B212D5"/>
    <w:rsid w:val="00B21627"/>
    <w:rsid w:val="00B279D8"/>
    <w:rsid w:val="00B4257A"/>
    <w:rsid w:val="00B45EF4"/>
    <w:rsid w:val="00B509CF"/>
    <w:rsid w:val="00B51356"/>
    <w:rsid w:val="00B52748"/>
    <w:rsid w:val="00B54D76"/>
    <w:rsid w:val="00B61736"/>
    <w:rsid w:val="00BA3447"/>
    <w:rsid w:val="00BA552F"/>
    <w:rsid w:val="00BB0DCC"/>
    <w:rsid w:val="00BC3927"/>
    <w:rsid w:val="00BD4ADC"/>
    <w:rsid w:val="00BE149D"/>
    <w:rsid w:val="00BE2395"/>
    <w:rsid w:val="00BE38D8"/>
    <w:rsid w:val="00C12643"/>
    <w:rsid w:val="00C129FE"/>
    <w:rsid w:val="00C21DCE"/>
    <w:rsid w:val="00C22ACF"/>
    <w:rsid w:val="00C26401"/>
    <w:rsid w:val="00C37D85"/>
    <w:rsid w:val="00C47E48"/>
    <w:rsid w:val="00C50ECD"/>
    <w:rsid w:val="00C5712E"/>
    <w:rsid w:val="00C625F4"/>
    <w:rsid w:val="00C64FD3"/>
    <w:rsid w:val="00C748A6"/>
    <w:rsid w:val="00C749ED"/>
    <w:rsid w:val="00C81D19"/>
    <w:rsid w:val="00C83856"/>
    <w:rsid w:val="00C85570"/>
    <w:rsid w:val="00C8A065"/>
    <w:rsid w:val="00C904A9"/>
    <w:rsid w:val="00C927B3"/>
    <w:rsid w:val="00C951AE"/>
    <w:rsid w:val="00CA217F"/>
    <w:rsid w:val="00CE464C"/>
    <w:rsid w:val="00CF0521"/>
    <w:rsid w:val="00CF3F23"/>
    <w:rsid w:val="00CF58F2"/>
    <w:rsid w:val="00D01549"/>
    <w:rsid w:val="00D0793E"/>
    <w:rsid w:val="00D15BFC"/>
    <w:rsid w:val="00D15D54"/>
    <w:rsid w:val="00D223B5"/>
    <w:rsid w:val="00D24935"/>
    <w:rsid w:val="00D25733"/>
    <w:rsid w:val="00D314DE"/>
    <w:rsid w:val="00D33380"/>
    <w:rsid w:val="00D46E59"/>
    <w:rsid w:val="00D56C4F"/>
    <w:rsid w:val="00D615CA"/>
    <w:rsid w:val="00D73A07"/>
    <w:rsid w:val="00D758E6"/>
    <w:rsid w:val="00D76917"/>
    <w:rsid w:val="00D77DFC"/>
    <w:rsid w:val="00D800E7"/>
    <w:rsid w:val="00D84C74"/>
    <w:rsid w:val="00D85A12"/>
    <w:rsid w:val="00D91F0F"/>
    <w:rsid w:val="00DB01BC"/>
    <w:rsid w:val="00DC0EC2"/>
    <w:rsid w:val="00DC2926"/>
    <w:rsid w:val="00DE0741"/>
    <w:rsid w:val="00DE611A"/>
    <w:rsid w:val="00DF1FF8"/>
    <w:rsid w:val="00DF6652"/>
    <w:rsid w:val="00E04A1F"/>
    <w:rsid w:val="00E06091"/>
    <w:rsid w:val="00E116D9"/>
    <w:rsid w:val="00E132DF"/>
    <w:rsid w:val="00E16E05"/>
    <w:rsid w:val="00E3194C"/>
    <w:rsid w:val="00E3380D"/>
    <w:rsid w:val="00E41E85"/>
    <w:rsid w:val="00E43982"/>
    <w:rsid w:val="00E516A3"/>
    <w:rsid w:val="00E57933"/>
    <w:rsid w:val="00E62A1C"/>
    <w:rsid w:val="00E68257"/>
    <w:rsid w:val="00E815AA"/>
    <w:rsid w:val="00E83675"/>
    <w:rsid w:val="00E84939"/>
    <w:rsid w:val="00E87068"/>
    <w:rsid w:val="00E9199F"/>
    <w:rsid w:val="00EA1D86"/>
    <w:rsid w:val="00EA3C57"/>
    <w:rsid w:val="00EA5A89"/>
    <w:rsid w:val="00EB48F9"/>
    <w:rsid w:val="00EC2EAB"/>
    <w:rsid w:val="00EC40D0"/>
    <w:rsid w:val="00ED5E31"/>
    <w:rsid w:val="00ED5FF2"/>
    <w:rsid w:val="00ED7708"/>
    <w:rsid w:val="00EE663B"/>
    <w:rsid w:val="00F05C4F"/>
    <w:rsid w:val="00F22436"/>
    <w:rsid w:val="00F2290D"/>
    <w:rsid w:val="00F25888"/>
    <w:rsid w:val="00F35037"/>
    <w:rsid w:val="00F42C66"/>
    <w:rsid w:val="00F635EB"/>
    <w:rsid w:val="00F64177"/>
    <w:rsid w:val="00F709E8"/>
    <w:rsid w:val="00F73A2C"/>
    <w:rsid w:val="00FA349F"/>
    <w:rsid w:val="00FA3ED5"/>
    <w:rsid w:val="00FA5667"/>
    <w:rsid w:val="00FB5E5B"/>
    <w:rsid w:val="00FC3A19"/>
    <w:rsid w:val="00FC42BA"/>
    <w:rsid w:val="00FD36A5"/>
    <w:rsid w:val="00FE4CF8"/>
    <w:rsid w:val="00FF4236"/>
    <w:rsid w:val="010E9B80"/>
    <w:rsid w:val="0110270A"/>
    <w:rsid w:val="012A27E2"/>
    <w:rsid w:val="0150EB29"/>
    <w:rsid w:val="0155CE94"/>
    <w:rsid w:val="015E1C6D"/>
    <w:rsid w:val="017964A7"/>
    <w:rsid w:val="018D041F"/>
    <w:rsid w:val="019B4C24"/>
    <w:rsid w:val="01A66229"/>
    <w:rsid w:val="0250C2DF"/>
    <w:rsid w:val="0274854A"/>
    <w:rsid w:val="0297EC3F"/>
    <w:rsid w:val="029AC965"/>
    <w:rsid w:val="02A25A07"/>
    <w:rsid w:val="02A6031E"/>
    <w:rsid w:val="02BD36D2"/>
    <w:rsid w:val="02CA5B50"/>
    <w:rsid w:val="02E9FDEE"/>
    <w:rsid w:val="02F19EF5"/>
    <w:rsid w:val="033C33A5"/>
    <w:rsid w:val="033CF1A8"/>
    <w:rsid w:val="03533B8B"/>
    <w:rsid w:val="0367464E"/>
    <w:rsid w:val="0387F0F2"/>
    <w:rsid w:val="0394EE0A"/>
    <w:rsid w:val="03A87132"/>
    <w:rsid w:val="03AF73C6"/>
    <w:rsid w:val="03E74066"/>
    <w:rsid w:val="041877B6"/>
    <w:rsid w:val="0422E9A6"/>
    <w:rsid w:val="044A021F"/>
    <w:rsid w:val="045F59D2"/>
    <w:rsid w:val="047FDA02"/>
    <w:rsid w:val="049A1DD5"/>
    <w:rsid w:val="049ED680"/>
    <w:rsid w:val="04A420B0"/>
    <w:rsid w:val="04A9460C"/>
    <w:rsid w:val="04CFA68E"/>
    <w:rsid w:val="04DE8FCB"/>
    <w:rsid w:val="052ADBCD"/>
    <w:rsid w:val="0539FF35"/>
    <w:rsid w:val="05434C51"/>
    <w:rsid w:val="056327D9"/>
    <w:rsid w:val="0569FB09"/>
    <w:rsid w:val="059FD02E"/>
    <w:rsid w:val="05A1F216"/>
    <w:rsid w:val="05E9B625"/>
    <w:rsid w:val="065CFD28"/>
    <w:rsid w:val="066CB824"/>
    <w:rsid w:val="0687824E"/>
    <w:rsid w:val="06884104"/>
    <w:rsid w:val="068AB7E8"/>
    <w:rsid w:val="069D5930"/>
    <w:rsid w:val="06B866AF"/>
    <w:rsid w:val="070E1A67"/>
    <w:rsid w:val="072F78DE"/>
    <w:rsid w:val="073C6AD8"/>
    <w:rsid w:val="07477390"/>
    <w:rsid w:val="07513C1C"/>
    <w:rsid w:val="075940D7"/>
    <w:rsid w:val="075FB8D5"/>
    <w:rsid w:val="07AB02C2"/>
    <w:rsid w:val="07B31A0E"/>
    <w:rsid w:val="07BE9E01"/>
    <w:rsid w:val="07C918EE"/>
    <w:rsid w:val="07E83EFC"/>
    <w:rsid w:val="0803D428"/>
    <w:rsid w:val="08042B6D"/>
    <w:rsid w:val="0816042A"/>
    <w:rsid w:val="08176A15"/>
    <w:rsid w:val="081F24CA"/>
    <w:rsid w:val="08381A56"/>
    <w:rsid w:val="084C70EB"/>
    <w:rsid w:val="0859CBBA"/>
    <w:rsid w:val="08745A71"/>
    <w:rsid w:val="08755690"/>
    <w:rsid w:val="08D40C59"/>
    <w:rsid w:val="092C0F1F"/>
    <w:rsid w:val="094F8C7F"/>
    <w:rsid w:val="0977C4A4"/>
    <w:rsid w:val="09B8DD3D"/>
    <w:rsid w:val="09F49E0E"/>
    <w:rsid w:val="0A0C94B6"/>
    <w:rsid w:val="0A1009C4"/>
    <w:rsid w:val="0A3ACA74"/>
    <w:rsid w:val="0A52C3E1"/>
    <w:rsid w:val="0A9DFCE6"/>
    <w:rsid w:val="0AB0B05C"/>
    <w:rsid w:val="0ABCB426"/>
    <w:rsid w:val="0AEEC9B8"/>
    <w:rsid w:val="0AFA2F3F"/>
    <w:rsid w:val="0AFD0CC1"/>
    <w:rsid w:val="0B068393"/>
    <w:rsid w:val="0B1E51C0"/>
    <w:rsid w:val="0B263B3A"/>
    <w:rsid w:val="0B45F7CF"/>
    <w:rsid w:val="0B533A6D"/>
    <w:rsid w:val="0B5660E5"/>
    <w:rsid w:val="0B6CC579"/>
    <w:rsid w:val="0B8BAE13"/>
    <w:rsid w:val="0B907F58"/>
    <w:rsid w:val="0B92B715"/>
    <w:rsid w:val="0B982FAB"/>
    <w:rsid w:val="0BB20709"/>
    <w:rsid w:val="0BE467EA"/>
    <w:rsid w:val="0BE5A005"/>
    <w:rsid w:val="0BF08D7C"/>
    <w:rsid w:val="0C03DD2C"/>
    <w:rsid w:val="0C052B79"/>
    <w:rsid w:val="0C05E2D5"/>
    <w:rsid w:val="0C2CD266"/>
    <w:rsid w:val="0C3DD59C"/>
    <w:rsid w:val="0C4BF3DD"/>
    <w:rsid w:val="0C4E3675"/>
    <w:rsid w:val="0C5737DF"/>
    <w:rsid w:val="0C579476"/>
    <w:rsid w:val="0CB192E9"/>
    <w:rsid w:val="0CB7BCAC"/>
    <w:rsid w:val="0CC1279A"/>
    <w:rsid w:val="0CDE9489"/>
    <w:rsid w:val="0CE2CD5D"/>
    <w:rsid w:val="0CE7576B"/>
    <w:rsid w:val="0CFEB158"/>
    <w:rsid w:val="0D1B6263"/>
    <w:rsid w:val="0D1D7FC5"/>
    <w:rsid w:val="0D393C62"/>
    <w:rsid w:val="0D567556"/>
    <w:rsid w:val="0D9CC4F1"/>
    <w:rsid w:val="0DB1D369"/>
    <w:rsid w:val="0DCC63B2"/>
    <w:rsid w:val="0DD77056"/>
    <w:rsid w:val="0DE09C34"/>
    <w:rsid w:val="0DEDEC19"/>
    <w:rsid w:val="0E046DD8"/>
    <w:rsid w:val="0E1825A4"/>
    <w:rsid w:val="0E1D7421"/>
    <w:rsid w:val="0E302ABB"/>
    <w:rsid w:val="0E3B3B2D"/>
    <w:rsid w:val="0E4CD9C1"/>
    <w:rsid w:val="0E66156C"/>
    <w:rsid w:val="0E6D4EDE"/>
    <w:rsid w:val="0E738A92"/>
    <w:rsid w:val="0E83A602"/>
    <w:rsid w:val="0E972273"/>
    <w:rsid w:val="0E9F6EB3"/>
    <w:rsid w:val="0EAF0C95"/>
    <w:rsid w:val="0ED2F79B"/>
    <w:rsid w:val="0ED79A73"/>
    <w:rsid w:val="0ED9B631"/>
    <w:rsid w:val="0EF79953"/>
    <w:rsid w:val="0F07D80B"/>
    <w:rsid w:val="0F6234A3"/>
    <w:rsid w:val="0F6D527D"/>
    <w:rsid w:val="0F6DB401"/>
    <w:rsid w:val="0F858A55"/>
    <w:rsid w:val="0F85AD9E"/>
    <w:rsid w:val="0F916ADF"/>
    <w:rsid w:val="0F9F3EA4"/>
    <w:rsid w:val="0FAFBFC4"/>
    <w:rsid w:val="0FCDAAD9"/>
    <w:rsid w:val="0FD67424"/>
    <w:rsid w:val="0FD8C47E"/>
    <w:rsid w:val="10024C53"/>
    <w:rsid w:val="101AE5B5"/>
    <w:rsid w:val="10285B01"/>
    <w:rsid w:val="1046222A"/>
    <w:rsid w:val="10615950"/>
    <w:rsid w:val="1067ADC7"/>
    <w:rsid w:val="1069AB6C"/>
    <w:rsid w:val="10A38E26"/>
    <w:rsid w:val="10B18944"/>
    <w:rsid w:val="10B4BFF5"/>
    <w:rsid w:val="10BB5732"/>
    <w:rsid w:val="10CDBF0C"/>
    <w:rsid w:val="10D55C76"/>
    <w:rsid w:val="10F68C27"/>
    <w:rsid w:val="110EB281"/>
    <w:rsid w:val="11183CF6"/>
    <w:rsid w:val="112B5AD9"/>
    <w:rsid w:val="1135FCBD"/>
    <w:rsid w:val="11362B15"/>
    <w:rsid w:val="114B733E"/>
    <w:rsid w:val="114FF22C"/>
    <w:rsid w:val="117CE951"/>
    <w:rsid w:val="118BB703"/>
    <w:rsid w:val="11BE83A9"/>
    <w:rsid w:val="11E71DCB"/>
    <w:rsid w:val="11E7D810"/>
    <w:rsid w:val="11EC78CD"/>
    <w:rsid w:val="11EE884D"/>
    <w:rsid w:val="11F43382"/>
    <w:rsid w:val="11FB0D10"/>
    <w:rsid w:val="12042F45"/>
    <w:rsid w:val="121FB2FC"/>
    <w:rsid w:val="1252B338"/>
    <w:rsid w:val="128DDFCC"/>
    <w:rsid w:val="12992F51"/>
    <w:rsid w:val="129E4573"/>
    <w:rsid w:val="12A0316C"/>
    <w:rsid w:val="12ACECD5"/>
    <w:rsid w:val="12C2BEBA"/>
    <w:rsid w:val="12CBE846"/>
    <w:rsid w:val="12E06D96"/>
    <w:rsid w:val="12E26229"/>
    <w:rsid w:val="12E8D026"/>
    <w:rsid w:val="1320F2A6"/>
    <w:rsid w:val="13424B88"/>
    <w:rsid w:val="1367134F"/>
    <w:rsid w:val="138701DE"/>
    <w:rsid w:val="138DA603"/>
    <w:rsid w:val="13AEF854"/>
    <w:rsid w:val="13CA71D7"/>
    <w:rsid w:val="13CC7894"/>
    <w:rsid w:val="13DE1143"/>
    <w:rsid w:val="13E00E8B"/>
    <w:rsid w:val="13E3D7C9"/>
    <w:rsid w:val="13F54B3C"/>
    <w:rsid w:val="1401A258"/>
    <w:rsid w:val="140F97D0"/>
    <w:rsid w:val="1424A8E3"/>
    <w:rsid w:val="14428D92"/>
    <w:rsid w:val="14449E6C"/>
    <w:rsid w:val="145863C5"/>
    <w:rsid w:val="148B90FA"/>
    <w:rsid w:val="14A2C861"/>
    <w:rsid w:val="14A705D2"/>
    <w:rsid w:val="14A9A9D0"/>
    <w:rsid w:val="14BE0DB8"/>
    <w:rsid w:val="14F7C896"/>
    <w:rsid w:val="1530CAFE"/>
    <w:rsid w:val="15634A75"/>
    <w:rsid w:val="158B7BC4"/>
    <w:rsid w:val="159CFE6C"/>
    <w:rsid w:val="15B5AD89"/>
    <w:rsid w:val="15C1ADB0"/>
    <w:rsid w:val="15EF0A5D"/>
    <w:rsid w:val="15FB608A"/>
    <w:rsid w:val="162747D5"/>
    <w:rsid w:val="1632E66D"/>
    <w:rsid w:val="16336C5C"/>
    <w:rsid w:val="163DF86C"/>
    <w:rsid w:val="166A2934"/>
    <w:rsid w:val="167582E5"/>
    <w:rsid w:val="167C21F1"/>
    <w:rsid w:val="1680DCB6"/>
    <w:rsid w:val="168AC521"/>
    <w:rsid w:val="169492AA"/>
    <w:rsid w:val="16B87C78"/>
    <w:rsid w:val="16BE46F8"/>
    <w:rsid w:val="16C01CC1"/>
    <w:rsid w:val="16D4EE05"/>
    <w:rsid w:val="16D6EF4B"/>
    <w:rsid w:val="17122A3F"/>
    <w:rsid w:val="173A9535"/>
    <w:rsid w:val="178E94A3"/>
    <w:rsid w:val="179B14FC"/>
    <w:rsid w:val="179DE326"/>
    <w:rsid w:val="17A74185"/>
    <w:rsid w:val="17B3BC1C"/>
    <w:rsid w:val="17B41FBE"/>
    <w:rsid w:val="17E0C9CC"/>
    <w:rsid w:val="17F63B5A"/>
    <w:rsid w:val="17F90879"/>
    <w:rsid w:val="182753CA"/>
    <w:rsid w:val="183EC8B6"/>
    <w:rsid w:val="1852D0AC"/>
    <w:rsid w:val="186EB24C"/>
    <w:rsid w:val="1872BFAC"/>
    <w:rsid w:val="187A86B3"/>
    <w:rsid w:val="1884252F"/>
    <w:rsid w:val="1885540D"/>
    <w:rsid w:val="189187CA"/>
    <w:rsid w:val="18BCC89C"/>
    <w:rsid w:val="190E76D1"/>
    <w:rsid w:val="191143F0"/>
    <w:rsid w:val="1916E682"/>
    <w:rsid w:val="1943479E"/>
    <w:rsid w:val="196E344C"/>
    <w:rsid w:val="1974F2E2"/>
    <w:rsid w:val="197ED3E5"/>
    <w:rsid w:val="1980BE3A"/>
    <w:rsid w:val="1989F6F7"/>
    <w:rsid w:val="19977328"/>
    <w:rsid w:val="19B22F1C"/>
    <w:rsid w:val="19E373B4"/>
    <w:rsid w:val="19E4E382"/>
    <w:rsid w:val="1A11E104"/>
    <w:rsid w:val="1A2A1929"/>
    <w:rsid w:val="1A336626"/>
    <w:rsid w:val="1A39F916"/>
    <w:rsid w:val="1A4D0338"/>
    <w:rsid w:val="1A765944"/>
    <w:rsid w:val="1A8249EE"/>
    <w:rsid w:val="1A891EAC"/>
    <w:rsid w:val="1A8997EC"/>
    <w:rsid w:val="1ADFEAC1"/>
    <w:rsid w:val="1B369415"/>
    <w:rsid w:val="1B44FEFA"/>
    <w:rsid w:val="1B46750C"/>
    <w:rsid w:val="1B4CC5F5"/>
    <w:rsid w:val="1B619739"/>
    <w:rsid w:val="1B714A0C"/>
    <w:rsid w:val="1B81E472"/>
    <w:rsid w:val="1B9DF58C"/>
    <w:rsid w:val="1BA630CC"/>
    <w:rsid w:val="1BA98E18"/>
    <w:rsid w:val="1BC9423A"/>
    <w:rsid w:val="1BD594CF"/>
    <w:rsid w:val="1BE8F741"/>
    <w:rsid w:val="1C182602"/>
    <w:rsid w:val="1C2F0F53"/>
    <w:rsid w:val="1C3FF170"/>
    <w:rsid w:val="1C64DADF"/>
    <w:rsid w:val="1C85E0FA"/>
    <w:rsid w:val="1CB9AB2E"/>
    <w:rsid w:val="1CC7D4EC"/>
    <w:rsid w:val="1CD50492"/>
    <w:rsid w:val="1CDCF887"/>
    <w:rsid w:val="1D03F35F"/>
    <w:rsid w:val="1D05D568"/>
    <w:rsid w:val="1D0C036B"/>
    <w:rsid w:val="1D2E421A"/>
    <w:rsid w:val="1D34465A"/>
    <w:rsid w:val="1D3B6E1D"/>
    <w:rsid w:val="1D3C5CBA"/>
    <w:rsid w:val="1D3D864D"/>
    <w:rsid w:val="1D56A7DE"/>
    <w:rsid w:val="1D62B4BB"/>
    <w:rsid w:val="1D7CA666"/>
    <w:rsid w:val="1D81F634"/>
    <w:rsid w:val="1D9BCCC3"/>
    <w:rsid w:val="1DA7382D"/>
    <w:rsid w:val="1DAC7107"/>
    <w:rsid w:val="1DBFA517"/>
    <w:rsid w:val="1DE7DB98"/>
    <w:rsid w:val="1DF1FCE6"/>
    <w:rsid w:val="1E07B08A"/>
    <w:rsid w:val="1E0B5CB9"/>
    <w:rsid w:val="1E16387A"/>
    <w:rsid w:val="1E259E44"/>
    <w:rsid w:val="1E36F3D5"/>
    <w:rsid w:val="1E3DE6C9"/>
    <w:rsid w:val="1E63A54D"/>
    <w:rsid w:val="1E72A637"/>
    <w:rsid w:val="1EBB5495"/>
    <w:rsid w:val="1F243758"/>
    <w:rsid w:val="1FAEB9B6"/>
    <w:rsid w:val="1FB475AC"/>
    <w:rsid w:val="1FD3B845"/>
    <w:rsid w:val="1FD50AF0"/>
    <w:rsid w:val="1FE3EECE"/>
    <w:rsid w:val="2004F7C9"/>
    <w:rsid w:val="200D2187"/>
    <w:rsid w:val="200DE04F"/>
    <w:rsid w:val="201E0D41"/>
    <w:rsid w:val="2028C5B3"/>
    <w:rsid w:val="208DEABF"/>
    <w:rsid w:val="209CF596"/>
    <w:rsid w:val="20A71B1F"/>
    <w:rsid w:val="20B7A127"/>
    <w:rsid w:val="20E14CBA"/>
    <w:rsid w:val="20E4F1A1"/>
    <w:rsid w:val="20F3275C"/>
    <w:rsid w:val="212FF924"/>
    <w:rsid w:val="21446400"/>
    <w:rsid w:val="2174F013"/>
    <w:rsid w:val="21C75F43"/>
    <w:rsid w:val="21DF0E0E"/>
    <w:rsid w:val="21E92019"/>
    <w:rsid w:val="21EAA32A"/>
    <w:rsid w:val="21F21FC3"/>
    <w:rsid w:val="226349EB"/>
    <w:rsid w:val="227D240B"/>
    <w:rsid w:val="22903CD5"/>
    <w:rsid w:val="2294F9E4"/>
    <w:rsid w:val="2298B990"/>
    <w:rsid w:val="22BD0FA5"/>
    <w:rsid w:val="22C5CAA0"/>
    <w:rsid w:val="22E372E5"/>
    <w:rsid w:val="22ECE810"/>
    <w:rsid w:val="2333B7FC"/>
    <w:rsid w:val="23344DE2"/>
    <w:rsid w:val="2337BF11"/>
    <w:rsid w:val="2373F241"/>
    <w:rsid w:val="237C5969"/>
    <w:rsid w:val="23A79346"/>
    <w:rsid w:val="23AAAC75"/>
    <w:rsid w:val="23AF707A"/>
    <w:rsid w:val="23B00A71"/>
    <w:rsid w:val="23BD2C10"/>
    <w:rsid w:val="23E821CF"/>
    <w:rsid w:val="23FF31A4"/>
    <w:rsid w:val="240D3A3B"/>
    <w:rsid w:val="241E4241"/>
    <w:rsid w:val="242882C3"/>
    <w:rsid w:val="244F9DF1"/>
    <w:rsid w:val="244FCECD"/>
    <w:rsid w:val="247375CF"/>
    <w:rsid w:val="248AA807"/>
    <w:rsid w:val="249F794B"/>
    <w:rsid w:val="24E3741B"/>
    <w:rsid w:val="25227C1A"/>
    <w:rsid w:val="252449FB"/>
    <w:rsid w:val="254A669E"/>
    <w:rsid w:val="25560F78"/>
    <w:rsid w:val="255DEC8F"/>
    <w:rsid w:val="258720D3"/>
    <w:rsid w:val="25E46076"/>
    <w:rsid w:val="25E4DA7D"/>
    <w:rsid w:val="25FFD3DA"/>
    <w:rsid w:val="26033C8B"/>
    <w:rsid w:val="26062774"/>
    <w:rsid w:val="26095CA6"/>
    <w:rsid w:val="262A57BB"/>
    <w:rsid w:val="263C13F5"/>
    <w:rsid w:val="2656CEEE"/>
    <w:rsid w:val="268FE5A0"/>
    <w:rsid w:val="26DE1407"/>
    <w:rsid w:val="26E70411"/>
    <w:rsid w:val="26EC3BF1"/>
    <w:rsid w:val="26EFA160"/>
    <w:rsid w:val="26FA8739"/>
    <w:rsid w:val="2737C373"/>
    <w:rsid w:val="2752C4D0"/>
    <w:rsid w:val="2774FFAD"/>
    <w:rsid w:val="277E7B16"/>
    <w:rsid w:val="27811144"/>
    <w:rsid w:val="27CE162D"/>
    <w:rsid w:val="27E479F7"/>
    <w:rsid w:val="27E92DDF"/>
    <w:rsid w:val="27F64B3C"/>
    <w:rsid w:val="2812C2B0"/>
    <w:rsid w:val="2827F5D4"/>
    <w:rsid w:val="2860BC67"/>
    <w:rsid w:val="28682090"/>
    <w:rsid w:val="287AEE4E"/>
    <w:rsid w:val="28983055"/>
    <w:rsid w:val="289BB11B"/>
    <w:rsid w:val="28F1E635"/>
    <w:rsid w:val="28F2DE02"/>
    <w:rsid w:val="29013DB9"/>
    <w:rsid w:val="2932225F"/>
    <w:rsid w:val="2957DC01"/>
    <w:rsid w:val="29D3C0C3"/>
    <w:rsid w:val="29E5DAFE"/>
    <w:rsid w:val="29E96FDE"/>
    <w:rsid w:val="29EB7063"/>
    <w:rsid w:val="29EC9994"/>
    <w:rsid w:val="29F7FD1E"/>
    <w:rsid w:val="2A04B139"/>
    <w:rsid w:val="2A0A7CB6"/>
    <w:rsid w:val="2A1A94F0"/>
    <w:rsid w:val="2A2ED653"/>
    <w:rsid w:val="2A5DF336"/>
    <w:rsid w:val="2A635362"/>
    <w:rsid w:val="2A77B755"/>
    <w:rsid w:val="2A7A155D"/>
    <w:rsid w:val="2A9BBFA7"/>
    <w:rsid w:val="2AB0C3BC"/>
    <w:rsid w:val="2AB786CF"/>
    <w:rsid w:val="2AC4E09C"/>
    <w:rsid w:val="2AE82784"/>
    <w:rsid w:val="2AF22175"/>
    <w:rsid w:val="2B053015"/>
    <w:rsid w:val="2B10B408"/>
    <w:rsid w:val="2B22B82D"/>
    <w:rsid w:val="2B564174"/>
    <w:rsid w:val="2B69801C"/>
    <w:rsid w:val="2B931108"/>
    <w:rsid w:val="2B972258"/>
    <w:rsid w:val="2B9DA0DF"/>
    <w:rsid w:val="2B9F29DA"/>
    <w:rsid w:val="2BC3E0C2"/>
    <w:rsid w:val="2BF2293D"/>
    <w:rsid w:val="2C4E4886"/>
    <w:rsid w:val="2C4FD4AE"/>
    <w:rsid w:val="2C69206C"/>
    <w:rsid w:val="2C7E2526"/>
    <w:rsid w:val="2CBBD534"/>
    <w:rsid w:val="2CC9DAAB"/>
    <w:rsid w:val="2CD9B4CB"/>
    <w:rsid w:val="2CFAE42A"/>
    <w:rsid w:val="2D19095B"/>
    <w:rsid w:val="2D21E57E"/>
    <w:rsid w:val="2D2B9064"/>
    <w:rsid w:val="2D43BB0B"/>
    <w:rsid w:val="2D476443"/>
    <w:rsid w:val="2D56EF1B"/>
    <w:rsid w:val="2D6015CA"/>
    <w:rsid w:val="2D777059"/>
    <w:rsid w:val="2D8C21F0"/>
    <w:rsid w:val="2D9F442E"/>
    <w:rsid w:val="2DB8934C"/>
    <w:rsid w:val="2DFD8C8B"/>
    <w:rsid w:val="2E1E563D"/>
    <w:rsid w:val="2E271170"/>
    <w:rsid w:val="2E2F31D3"/>
    <w:rsid w:val="2E785141"/>
    <w:rsid w:val="2E7D80F9"/>
    <w:rsid w:val="2E83FD6D"/>
    <w:rsid w:val="2EA6404A"/>
    <w:rsid w:val="2EA876EC"/>
    <w:rsid w:val="2EB98084"/>
    <w:rsid w:val="2F37B60C"/>
    <w:rsid w:val="2F458CAB"/>
    <w:rsid w:val="2F5463AD"/>
    <w:rsid w:val="2F5E53A1"/>
    <w:rsid w:val="2FA27591"/>
    <w:rsid w:val="2FC9359C"/>
    <w:rsid w:val="2FDA98AF"/>
    <w:rsid w:val="2FFDB8CE"/>
    <w:rsid w:val="3002DD81"/>
    <w:rsid w:val="30107A01"/>
    <w:rsid w:val="302D1B15"/>
    <w:rsid w:val="3049AA70"/>
    <w:rsid w:val="30622093"/>
    <w:rsid w:val="3080172E"/>
    <w:rsid w:val="30820151"/>
    <w:rsid w:val="308C07D8"/>
    <w:rsid w:val="31148CE0"/>
    <w:rsid w:val="313D3444"/>
    <w:rsid w:val="320C7DB8"/>
    <w:rsid w:val="3214C452"/>
    <w:rsid w:val="32176FFE"/>
    <w:rsid w:val="322BCC38"/>
    <w:rsid w:val="32557843"/>
    <w:rsid w:val="3259EE12"/>
    <w:rsid w:val="3289B8B3"/>
    <w:rsid w:val="328E9D31"/>
    <w:rsid w:val="32A644AC"/>
    <w:rsid w:val="32BD1D38"/>
    <w:rsid w:val="32D7A05C"/>
    <w:rsid w:val="33371C22"/>
    <w:rsid w:val="33650E16"/>
    <w:rsid w:val="336E222F"/>
    <w:rsid w:val="3381DC5C"/>
    <w:rsid w:val="3386D39B"/>
    <w:rsid w:val="339173DE"/>
    <w:rsid w:val="33A1F42A"/>
    <w:rsid w:val="33B1EA2E"/>
    <w:rsid w:val="33B62EF1"/>
    <w:rsid w:val="33C718C1"/>
    <w:rsid w:val="33D0B9A6"/>
    <w:rsid w:val="33D810FC"/>
    <w:rsid w:val="33F59C45"/>
    <w:rsid w:val="3412D005"/>
    <w:rsid w:val="3443DB75"/>
    <w:rsid w:val="3451E7BE"/>
    <w:rsid w:val="345520E4"/>
    <w:rsid w:val="3470110D"/>
    <w:rsid w:val="348B82C7"/>
    <w:rsid w:val="34961CD5"/>
    <w:rsid w:val="349CA789"/>
    <w:rsid w:val="349E4845"/>
    <w:rsid w:val="34B8F3B2"/>
    <w:rsid w:val="34CEFF58"/>
    <w:rsid w:val="34D1B48A"/>
    <w:rsid w:val="34D1DC2C"/>
    <w:rsid w:val="34FB00BB"/>
    <w:rsid w:val="35090D4F"/>
    <w:rsid w:val="3511D0A6"/>
    <w:rsid w:val="351E1164"/>
    <w:rsid w:val="352B8D95"/>
    <w:rsid w:val="35464989"/>
    <w:rsid w:val="3557F117"/>
    <w:rsid w:val="355B1ACD"/>
    <w:rsid w:val="35778009"/>
    <w:rsid w:val="357BCB0E"/>
    <w:rsid w:val="35986E17"/>
    <w:rsid w:val="35DE4FE0"/>
    <w:rsid w:val="3608A103"/>
    <w:rsid w:val="3616645B"/>
    <w:rsid w:val="3644CB66"/>
    <w:rsid w:val="364F6AA0"/>
    <w:rsid w:val="367F3541"/>
    <w:rsid w:val="36B30240"/>
    <w:rsid w:val="36C12822"/>
    <w:rsid w:val="36C33011"/>
    <w:rsid w:val="36D300FA"/>
    <w:rsid w:val="36DFBC0A"/>
    <w:rsid w:val="36E50213"/>
    <w:rsid w:val="36F72336"/>
    <w:rsid w:val="370CB98C"/>
    <w:rsid w:val="3721A266"/>
    <w:rsid w:val="3734F1B1"/>
    <w:rsid w:val="37385288"/>
    <w:rsid w:val="37515E5D"/>
    <w:rsid w:val="3752D4D3"/>
    <w:rsid w:val="375EEEB6"/>
    <w:rsid w:val="37C4A918"/>
    <w:rsid w:val="37F03B3F"/>
    <w:rsid w:val="37F91BD9"/>
    <w:rsid w:val="381023BF"/>
    <w:rsid w:val="3830A12F"/>
    <w:rsid w:val="38385BE4"/>
    <w:rsid w:val="38437A0A"/>
    <w:rsid w:val="38816187"/>
    <w:rsid w:val="38A28B08"/>
    <w:rsid w:val="38A42AC9"/>
    <w:rsid w:val="38A5BD9E"/>
    <w:rsid w:val="38CC662D"/>
    <w:rsid w:val="38D3EE0E"/>
    <w:rsid w:val="38E40A65"/>
    <w:rsid w:val="38F6A222"/>
    <w:rsid w:val="38F6E227"/>
    <w:rsid w:val="38F936DD"/>
    <w:rsid w:val="391A376C"/>
    <w:rsid w:val="3920E3BC"/>
    <w:rsid w:val="3922CEB0"/>
    <w:rsid w:val="3953BF84"/>
    <w:rsid w:val="3965C3A9"/>
    <w:rsid w:val="3971479C"/>
    <w:rsid w:val="398811EC"/>
    <w:rsid w:val="398EA8AA"/>
    <w:rsid w:val="39AB2370"/>
    <w:rsid w:val="39AC463C"/>
    <w:rsid w:val="39BCFD21"/>
    <w:rsid w:val="39C494B8"/>
    <w:rsid w:val="39CE37F8"/>
    <w:rsid w:val="39D33ABE"/>
    <w:rsid w:val="39E7C203"/>
    <w:rsid w:val="39E7EF21"/>
    <w:rsid w:val="39FFBD6E"/>
    <w:rsid w:val="3A1232C8"/>
    <w:rsid w:val="3A16F825"/>
    <w:rsid w:val="3A1D31E8"/>
    <w:rsid w:val="3A256DED"/>
    <w:rsid w:val="3A2D665F"/>
    <w:rsid w:val="3A2EBEC1"/>
    <w:rsid w:val="3A30F3D2"/>
    <w:rsid w:val="3A3BC04F"/>
    <w:rsid w:val="3A4C997A"/>
    <w:rsid w:val="3A5432AD"/>
    <w:rsid w:val="3A5C32A9"/>
    <w:rsid w:val="3A66ABCE"/>
    <w:rsid w:val="3A6ED027"/>
    <w:rsid w:val="3A74B489"/>
    <w:rsid w:val="3A92FE20"/>
    <w:rsid w:val="3A96D676"/>
    <w:rsid w:val="3AD53898"/>
    <w:rsid w:val="3B074D7C"/>
    <w:rsid w:val="3B4B1E80"/>
    <w:rsid w:val="3B90DEBD"/>
    <w:rsid w:val="3B93475D"/>
    <w:rsid w:val="3B9393B2"/>
    <w:rsid w:val="3B949D63"/>
    <w:rsid w:val="3BA819FB"/>
    <w:rsid w:val="3BC148E3"/>
    <w:rsid w:val="3BD516F6"/>
    <w:rsid w:val="3BEAD9C1"/>
    <w:rsid w:val="3BF3BC46"/>
    <w:rsid w:val="3BF4526B"/>
    <w:rsid w:val="3BFE4B3A"/>
    <w:rsid w:val="3C1644A7"/>
    <w:rsid w:val="3C1DF2B5"/>
    <w:rsid w:val="3C3FFBCA"/>
    <w:rsid w:val="3C45D1DF"/>
    <w:rsid w:val="3C608CD8"/>
    <w:rsid w:val="3C627BD9"/>
    <w:rsid w:val="3C64C79B"/>
    <w:rsid w:val="3C88840F"/>
    <w:rsid w:val="3C8B5233"/>
    <w:rsid w:val="3C8E09C1"/>
    <w:rsid w:val="3C980796"/>
    <w:rsid w:val="3CAF0F7C"/>
    <w:rsid w:val="3CEF3D0A"/>
    <w:rsid w:val="3D1D3AAF"/>
    <w:rsid w:val="3D21CD3B"/>
    <w:rsid w:val="3D71877A"/>
    <w:rsid w:val="3D83458B"/>
    <w:rsid w:val="3D8A3667"/>
    <w:rsid w:val="3D9BCE2D"/>
    <w:rsid w:val="3DC86F4B"/>
    <w:rsid w:val="3DC9B91A"/>
    <w:rsid w:val="3DCBBE1B"/>
    <w:rsid w:val="3DD2CB1A"/>
    <w:rsid w:val="3DDBCC2B"/>
    <w:rsid w:val="3E3A63BC"/>
    <w:rsid w:val="3E3AD140"/>
    <w:rsid w:val="3E41FF43"/>
    <w:rsid w:val="3E6F309B"/>
    <w:rsid w:val="3E7A0E39"/>
    <w:rsid w:val="3E812BAB"/>
    <w:rsid w:val="3E8BF492"/>
    <w:rsid w:val="3E8F562B"/>
    <w:rsid w:val="3E9DB7A4"/>
    <w:rsid w:val="3E9E6A49"/>
    <w:rsid w:val="3EA27269"/>
    <w:rsid w:val="3EAC335E"/>
    <w:rsid w:val="3ECD9894"/>
    <w:rsid w:val="3EEB9E5F"/>
    <w:rsid w:val="3EFB3EDC"/>
    <w:rsid w:val="3EFD7F54"/>
    <w:rsid w:val="3F1B5841"/>
    <w:rsid w:val="3F1ECB94"/>
    <w:rsid w:val="3F284941"/>
    <w:rsid w:val="3F3B71E6"/>
    <w:rsid w:val="3F6E5480"/>
    <w:rsid w:val="3FBDB69E"/>
    <w:rsid w:val="3FD58E08"/>
    <w:rsid w:val="3FE51033"/>
    <w:rsid w:val="40396E6F"/>
    <w:rsid w:val="407744D9"/>
    <w:rsid w:val="40778E88"/>
    <w:rsid w:val="4078800F"/>
    <w:rsid w:val="408C736C"/>
    <w:rsid w:val="408D9A85"/>
    <w:rsid w:val="40B6D283"/>
    <w:rsid w:val="40C4C061"/>
    <w:rsid w:val="40D5162E"/>
    <w:rsid w:val="40FE870E"/>
    <w:rsid w:val="41304FCA"/>
    <w:rsid w:val="414412ED"/>
    <w:rsid w:val="414D91BA"/>
    <w:rsid w:val="41887CF9"/>
    <w:rsid w:val="41A9D165"/>
    <w:rsid w:val="41BDEBD9"/>
    <w:rsid w:val="41DA1B3B"/>
    <w:rsid w:val="41F74117"/>
    <w:rsid w:val="41FEF525"/>
    <w:rsid w:val="42036E74"/>
    <w:rsid w:val="4229F695"/>
    <w:rsid w:val="42367D8C"/>
    <w:rsid w:val="424AA6D6"/>
    <w:rsid w:val="42CBDDE0"/>
    <w:rsid w:val="42EEC620"/>
    <w:rsid w:val="431A2220"/>
    <w:rsid w:val="435EBC78"/>
    <w:rsid w:val="437ADBBA"/>
    <w:rsid w:val="43A6DD1D"/>
    <w:rsid w:val="43C2E662"/>
    <w:rsid w:val="43D0AF85"/>
    <w:rsid w:val="43F4167A"/>
    <w:rsid w:val="43FA7E9B"/>
    <w:rsid w:val="44054EA3"/>
    <w:rsid w:val="4409B72E"/>
    <w:rsid w:val="44256F03"/>
    <w:rsid w:val="4439FA16"/>
    <w:rsid w:val="443D0A11"/>
    <w:rsid w:val="444DBC96"/>
    <w:rsid w:val="444EAE1D"/>
    <w:rsid w:val="44560330"/>
    <w:rsid w:val="44636A83"/>
    <w:rsid w:val="447BB3AF"/>
    <w:rsid w:val="44A3A1B9"/>
    <w:rsid w:val="44EB0A92"/>
    <w:rsid w:val="44FFC841"/>
    <w:rsid w:val="45034EB0"/>
    <w:rsid w:val="45039DF4"/>
    <w:rsid w:val="45213069"/>
    <w:rsid w:val="45257BCD"/>
    <w:rsid w:val="452B6213"/>
    <w:rsid w:val="452C6FE1"/>
    <w:rsid w:val="45596D63"/>
    <w:rsid w:val="45673C8C"/>
    <w:rsid w:val="457326C7"/>
    <w:rsid w:val="4580B401"/>
    <w:rsid w:val="45BA4DC5"/>
    <w:rsid w:val="45DFBD44"/>
    <w:rsid w:val="460FA6E5"/>
    <w:rsid w:val="464CF1D5"/>
    <w:rsid w:val="46721343"/>
    <w:rsid w:val="4672BB3F"/>
    <w:rsid w:val="4678BF15"/>
    <w:rsid w:val="4689D518"/>
    <w:rsid w:val="46E921E5"/>
    <w:rsid w:val="46F395A8"/>
    <w:rsid w:val="47031E9C"/>
    <w:rsid w:val="470AAF8B"/>
    <w:rsid w:val="472837A3"/>
    <w:rsid w:val="472C8541"/>
    <w:rsid w:val="47331C0E"/>
    <w:rsid w:val="4748158B"/>
    <w:rsid w:val="4776BAE2"/>
    <w:rsid w:val="478D3F4B"/>
    <w:rsid w:val="47A2B551"/>
    <w:rsid w:val="47C84972"/>
    <w:rsid w:val="47F18F52"/>
    <w:rsid w:val="4804494E"/>
    <w:rsid w:val="481C0B15"/>
    <w:rsid w:val="4824FCD8"/>
    <w:rsid w:val="4872C65C"/>
    <w:rsid w:val="48F0A46C"/>
    <w:rsid w:val="490F0A2C"/>
    <w:rsid w:val="4936F084"/>
    <w:rsid w:val="4951E9E1"/>
    <w:rsid w:val="496E75DA"/>
    <w:rsid w:val="49B64CE7"/>
    <w:rsid w:val="49BFECDB"/>
    <w:rsid w:val="49F85920"/>
    <w:rsid w:val="4A0ADBC2"/>
    <w:rsid w:val="4A1B2C5E"/>
    <w:rsid w:val="4A4CDE54"/>
    <w:rsid w:val="4A777032"/>
    <w:rsid w:val="4A89D97A"/>
    <w:rsid w:val="4A8CA86B"/>
    <w:rsid w:val="4AAA89BB"/>
    <w:rsid w:val="4AC715B4"/>
    <w:rsid w:val="4AE2A58E"/>
    <w:rsid w:val="4B2F5F3F"/>
    <w:rsid w:val="4B484CBE"/>
    <w:rsid w:val="4B82BBD9"/>
    <w:rsid w:val="4BCF07DB"/>
    <w:rsid w:val="4BE60FC1"/>
    <w:rsid w:val="4BEDE669"/>
    <w:rsid w:val="4BF7C880"/>
    <w:rsid w:val="4BFC055D"/>
    <w:rsid w:val="4C61C34E"/>
    <w:rsid w:val="4C6CEF5D"/>
    <w:rsid w:val="4C8BAAAE"/>
    <w:rsid w:val="4CD7E656"/>
    <w:rsid w:val="4CDE9589"/>
    <w:rsid w:val="4CF64F63"/>
    <w:rsid w:val="4D1898C7"/>
    <w:rsid w:val="4D2C6D12"/>
    <w:rsid w:val="4D3EAF9B"/>
    <w:rsid w:val="4D4C1246"/>
    <w:rsid w:val="4D7BEBD5"/>
    <w:rsid w:val="4D84BCA9"/>
    <w:rsid w:val="4D8CA6DB"/>
    <w:rsid w:val="4DE096E6"/>
    <w:rsid w:val="4DF66449"/>
    <w:rsid w:val="4DFE27C6"/>
    <w:rsid w:val="4E02D9C3"/>
    <w:rsid w:val="4E0CFE88"/>
    <w:rsid w:val="4E187367"/>
    <w:rsid w:val="4E22C6CA"/>
    <w:rsid w:val="4E25F563"/>
    <w:rsid w:val="4E4C53CD"/>
    <w:rsid w:val="4EAC48F2"/>
    <w:rsid w:val="4EC00C68"/>
    <w:rsid w:val="4EDC4664"/>
    <w:rsid w:val="4EF8D25D"/>
    <w:rsid w:val="4F19D402"/>
    <w:rsid w:val="4F3D4991"/>
    <w:rsid w:val="4F4A1654"/>
    <w:rsid w:val="4F6F8193"/>
    <w:rsid w:val="4F87FDAC"/>
    <w:rsid w:val="4FA4A681"/>
    <w:rsid w:val="4FDCB0A7"/>
    <w:rsid w:val="4FE4CC7C"/>
    <w:rsid w:val="4FEA34E8"/>
    <w:rsid w:val="4FF3B88D"/>
    <w:rsid w:val="50119FC1"/>
    <w:rsid w:val="501BF0B2"/>
    <w:rsid w:val="502E3240"/>
    <w:rsid w:val="5064D6E6"/>
    <w:rsid w:val="50D32207"/>
    <w:rsid w:val="50EFB06B"/>
    <w:rsid w:val="50F8AA2B"/>
    <w:rsid w:val="50FCA9ED"/>
    <w:rsid w:val="513F1DC2"/>
    <w:rsid w:val="5154DC6A"/>
    <w:rsid w:val="519AD427"/>
    <w:rsid w:val="51A68E49"/>
    <w:rsid w:val="51B7DAAB"/>
    <w:rsid w:val="51BEC1CB"/>
    <w:rsid w:val="51C085D5"/>
    <w:rsid w:val="51CE58BF"/>
    <w:rsid w:val="51E484AA"/>
    <w:rsid w:val="51EFA578"/>
    <w:rsid w:val="52080924"/>
    <w:rsid w:val="52751A99"/>
    <w:rsid w:val="5289CC13"/>
    <w:rsid w:val="52C10F40"/>
    <w:rsid w:val="52CC6F25"/>
    <w:rsid w:val="5304B07C"/>
    <w:rsid w:val="530DFD34"/>
    <w:rsid w:val="5348AAAB"/>
    <w:rsid w:val="535A9258"/>
    <w:rsid w:val="53783231"/>
    <w:rsid w:val="537BD7E0"/>
    <w:rsid w:val="53A52FB3"/>
    <w:rsid w:val="53B1BA5D"/>
    <w:rsid w:val="53E18AC9"/>
    <w:rsid w:val="53EA26A2"/>
    <w:rsid w:val="53F60076"/>
    <w:rsid w:val="5418870D"/>
    <w:rsid w:val="547B9C64"/>
    <w:rsid w:val="54A3DF21"/>
    <w:rsid w:val="54B1C5C4"/>
    <w:rsid w:val="54D24702"/>
    <w:rsid w:val="54FFF845"/>
    <w:rsid w:val="550465EA"/>
    <w:rsid w:val="5524FF4D"/>
    <w:rsid w:val="553305AF"/>
    <w:rsid w:val="5548F76C"/>
    <w:rsid w:val="554B7B81"/>
    <w:rsid w:val="556A7C59"/>
    <w:rsid w:val="55764398"/>
    <w:rsid w:val="557DE23F"/>
    <w:rsid w:val="5583A811"/>
    <w:rsid w:val="55A3250C"/>
    <w:rsid w:val="55AC0419"/>
    <w:rsid w:val="55B50063"/>
    <w:rsid w:val="55C0D5BC"/>
    <w:rsid w:val="55F85AB3"/>
    <w:rsid w:val="55F8A634"/>
    <w:rsid w:val="562B03EB"/>
    <w:rsid w:val="564AD1D0"/>
    <w:rsid w:val="56552563"/>
    <w:rsid w:val="565B3EC0"/>
    <w:rsid w:val="56680135"/>
    <w:rsid w:val="566A448C"/>
    <w:rsid w:val="56CA2B46"/>
    <w:rsid w:val="56DC38FD"/>
    <w:rsid w:val="56F40A31"/>
    <w:rsid w:val="57064CBA"/>
    <w:rsid w:val="574D3BE7"/>
    <w:rsid w:val="57504AF4"/>
    <w:rsid w:val="5755B552"/>
    <w:rsid w:val="5758B542"/>
    <w:rsid w:val="576D92D6"/>
    <w:rsid w:val="578A10F2"/>
    <w:rsid w:val="578E0619"/>
    <w:rsid w:val="5795F17C"/>
    <w:rsid w:val="57975551"/>
    <w:rsid w:val="58112120"/>
    <w:rsid w:val="58180237"/>
    <w:rsid w:val="58544AB8"/>
    <w:rsid w:val="585C12EB"/>
    <w:rsid w:val="58801FED"/>
    <w:rsid w:val="588AA4C8"/>
    <w:rsid w:val="588E9FB8"/>
    <w:rsid w:val="58A21D1B"/>
    <w:rsid w:val="58AD30D4"/>
    <w:rsid w:val="58B34114"/>
    <w:rsid w:val="58B75A9D"/>
    <w:rsid w:val="592F8C36"/>
    <w:rsid w:val="595973B0"/>
    <w:rsid w:val="596145D7"/>
    <w:rsid w:val="5973919E"/>
    <w:rsid w:val="59882C19"/>
    <w:rsid w:val="599D3054"/>
    <w:rsid w:val="59A180A7"/>
    <w:rsid w:val="59B1AB26"/>
    <w:rsid w:val="59C24855"/>
    <w:rsid w:val="59D03313"/>
    <w:rsid w:val="59D4FFED"/>
    <w:rsid w:val="5A0D8B63"/>
    <w:rsid w:val="5A137518"/>
    <w:rsid w:val="5A15AAFF"/>
    <w:rsid w:val="5A27DC11"/>
    <w:rsid w:val="5A4C4409"/>
    <w:rsid w:val="5A738E76"/>
    <w:rsid w:val="5A9677B2"/>
    <w:rsid w:val="5A9EC974"/>
    <w:rsid w:val="5ACBFEA7"/>
    <w:rsid w:val="5ACFC46C"/>
    <w:rsid w:val="5AFA0714"/>
    <w:rsid w:val="5B064FC9"/>
    <w:rsid w:val="5B32B904"/>
    <w:rsid w:val="5B4B31E0"/>
    <w:rsid w:val="5B53A7C8"/>
    <w:rsid w:val="5B58B621"/>
    <w:rsid w:val="5B5AC771"/>
    <w:rsid w:val="5B70FA76"/>
    <w:rsid w:val="5BECC5F1"/>
    <w:rsid w:val="5BF73D33"/>
    <w:rsid w:val="5C201D9F"/>
    <w:rsid w:val="5C219E91"/>
    <w:rsid w:val="5C25F413"/>
    <w:rsid w:val="5C30990B"/>
    <w:rsid w:val="5C36AE39"/>
    <w:rsid w:val="5C61DABB"/>
    <w:rsid w:val="5C90B677"/>
    <w:rsid w:val="5C9596D3"/>
    <w:rsid w:val="5CA5D58B"/>
    <w:rsid w:val="5CD99018"/>
    <w:rsid w:val="5CFF9DBE"/>
    <w:rsid w:val="5D04B99A"/>
    <w:rsid w:val="5D0F1328"/>
    <w:rsid w:val="5D204DFF"/>
    <w:rsid w:val="5D38DF9A"/>
    <w:rsid w:val="5D3F2D8B"/>
    <w:rsid w:val="5D6AE3D1"/>
    <w:rsid w:val="5D768A5D"/>
    <w:rsid w:val="5D7A1632"/>
    <w:rsid w:val="5D8EB69B"/>
    <w:rsid w:val="5D95D8DD"/>
    <w:rsid w:val="5D96FD35"/>
    <w:rsid w:val="5DAB71E2"/>
    <w:rsid w:val="5DB2BF44"/>
    <w:rsid w:val="5DC3FAB7"/>
    <w:rsid w:val="5DDD30D9"/>
    <w:rsid w:val="5DE67BF8"/>
    <w:rsid w:val="5E083FD7"/>
    <w:rsid w:val="5E274E9F"/>
    <w:rsid w:val="5E3463A1"/>
    <w:rsid w:val="5E38E3E4"/>
    <w:rsid w:val="5E544C21"/>
    <w:rsid w:val="5E856698"/>
    <w:rsid w:val="5E90C2FD"/>
    <w:rsid w:val="5E9A6768"/>
    <w:rsid w:val="5EDD86C6"/>
    <w:rsid w:val="5F506141"/>
    <w:rsid w:val="5F5FD97E"/>
    <w:rsid w:val="5F6C4051"/>
    <w:rsid w:val="5F7EBC4E"/>
    <w:rsid w:val="5F96A6EB"/>
    <w:rsid w:val="5F97E7E6"/>
    <w:rsid w:val="5FB2C27E"/>
    <w:rsid w:val="5FCA3FB5"/>
    <w:rsid w:val="5FDE942C"/>
    <w:rsid w:val="5FECF37C"/>
    <w:rsid w:val="5FFE277F"/>
    <w:rsid w:val="60012583"/>
    <w:rsid w:val="601218EC"/>
    <w:rsid w:val="6043A0C7"/>
    <w:rsid w:val="604E5D85"/>
    <w:rsid w:val="60565B2A"/>
    <w:rsid w:val="60585368"/>
    <w:rsid w:val="606436AE"/>
    <w:rsid w:val="6072E723"/>
    <w:rsid w:val="608B9300"/>
    <w:rsid w:val="608E054A"/>
    <w:rsid w:val="60CD14F8"/>
    <w:rsid w:val="60D0D39E"/>
    <w:rsid w:val="60D20054"/>
    <w:rsid w:val="612DC3FA"/>
    <w:rsid w:val="61327EBF"/>
    <w:rsid w:val="61424C8A"/>
    <w:rsid w:val="6150C0D4"/>
    <w:rsid w:val="616869C5"/>
    <w:rsid w:val="617CE67D"/>
    <w:rsid w:val="618C79C3"/>
    <w:rsid w:val="61954ECF"/>
    <w:rsid w:val="61BA3E2C"/>
    <w:rsid w:val="61C13361"/>
    <w:rsid w:val="61DEDE3C"/>
    <w:rsid w:val="61E09E76"/>
    <w:rsid w:val="62734027"/>
    <w:rsid w:val="6287787A"/>
    <w:rsid w:val="62A6EBDC"/>
    <w:rsid w:val="62AAAA82"/>
    <w:rsid w:val="62B93672"/>
    <w:rsid w:val="62C7367B"/>
    <w:rsid w:val="62D5E987"/>
    <w:rsid w:val="630472B5"/>
    <w:rsid w:val="63096CD3"/>
    <w:rsid w:val="63151B66"/>
    <w:rsid w:val="631A616F"/>
    <w:rsid w:val="6333CCFE"/>
    <w:rsid w:val="633DC191"/>
    <w:rsid w:val="634C36E1"/>
    <w:rsid w:val="636650A7"/>
    <w:rsid w:val="636DF57A"/>
    <w:rsid w:val="63B29A55"/>
    <w:rsid w:val="63BA379E"/>
    <w:rsid w:val="63C2650B"/>
    <w:rsid w:val="63CA9616"/>
    <w:rsid w:val="63DEA8A4"/>
    <w:rsid w:val="63F441A9"/>
    <w:rsid w:val="63F79398"/>
    <w:rsid w:val="64162B6F"/>
    <w:rsid w:val="64306E80"/>
    <w:rsid w:val="64380CA7"/>
    <w:rsid w:val="644722BE"/>
    <w:rsid w:val="644A9F00"/>
    <w:rsid w:val="64609A7C"/>
    <w:rsid w:val="6477CEC7"/>
    <w:rsid w:val="6490BA0E"/>
    <w:rsid w:val="64A55737"/>
    <w:rsid w:val="64F5AD20"/>
    <w:rsid w:val="651001E0"/>
    <w:rsid w:val="6528D653"/>
    <w:rsid w:val="6581F651"/>
    <w:rsid w:val="659C9B5F"/>
    <w:rsid w:val="65A1ED8C"/>
    <w:rsid w:val="65BDDC5D"/>
    <w:rsid w:val="65CF5FFD"/>
    <w:rsid w:val="65D9F917"/>
    <w:rsid w:val="65E741A2"/>
    <w:rsid w:val="6646CFD4"/>
    <w:rsid w:val="66481EA2"/>
    <w:rsid w:val="6650D586"/>
    <w:rsid w:val="6677E453"/>
    <w:rsid w:val="668AC8EC"/>
    <w:rsid w:val="66BBB6EA"/>
    <w:rsid w:val="66D0E338"/>
    <w:rsid w:val="66F8F324"/>
    <w:rsid w:val="670BC794"/>
    <w:rsid w:val="671932B1"/>
    <w:rsid w:val="671FA0AA"/>
    <w:rsid w:val="672ECFB3"/>
    <w:rsid w:val="67328BC0"/>
    <w:rsid w:val="67406116"/>
    <w:rsid w:val="675B3B69"/>
    <w:rsid w:val="675BCD35"/>
    <w:rsid w:val="676384C1"/>
    <w:rsid w:val="67737C72"/>
    <w:rsid w:val="677AFDBA"/>
    <w:rsid w:val="6789712B"/>
    <w:rsid w:val="6791EB91"/>
    <w:rsid w:val="67990A2D"/>
    <w:rsid w:val="67A29524"/>
    <w:rsid w:val="67E6F1CD"/>
    <w:rsid w:val="67F27E30"/>
    <w:rsid w:val="6802143B"/>
    <w:rsid w:val="6831158E"/>
    <w:rsid w:val="6846407F"/>
    <w:rsid w:val="68465481"/>
    <w:rsid w:val="685192FE"/>
    <w:rsid w:val="685F3768"/>
    <w:rsid w:val="6869A774"/>
    <w:rsid w:val="6875D9AC"/>
    <w:rsid w:val="68AF4522"/>
    <w:rsid w:val="68EF5601"/>
    <w:rsid w:val="690521D7"/>
    <w:rsid w:val="69057E6E"/>
    <w:rsid w:val="69068E2D"/>
    <w:rsid w:val="69642B31"/>
    <w:rsid w:val="698ECC42"/>
    <w:rsid w:val="69A9C8EC"/>
    <w:rsid w:val="69B583B9"/>
    <w:rsid w:val="69BB7847"/>
    <w:rsid w:val="69DBD9F6"/>
    <w:rsid w:val="69FA41B3"/>
    <w:rsid w:val="6A084007"/>
    <w:rsid w:val="6A17998D"/>
    <w:rsid w:val="6A21C2CC"/>
    <w:rsid w:val="6A4164EF"/>
    <w:rsid w:val="6A4F4D38"/>
    <w:rsid w:val="6A5534A3"/>
    <w:rsid w:val="6A8A5EC6"/>
    <w:rsid w:val="6A93C710"/>
    <w:rsid w:val="6ACE4066"/>
    <w:rsid w:val="6ACEB755"/>
    <w:rsid w:val="6ADB74C7"/>
    <w:rsid w:val="6AF39019"/>
    <w:rsid w:val="6AF93A98"/>
    <w:rsid w:val="6AFFFB92"/>
    <w:rsid w:val="6B06691F"/>
    <w:rsid w:val="6B1B38D6"/>
    <w:rsid w:val="6B422562"/>
    <w:rsid w:val="6B43A559"/>
    <w:rsid w:val="6B5149C3"/>
    <w:rsid w:val="6B58F832"/>
    <w:rsid w:val="6B6851A9"/>
    <w:rsid w:val="6B6FA6BC"/>
    <w:rsid w:val="6B954F2B"/>
    <w:rsid w:val="6BA2E171"/>
    <w:rsid w:val="6BBD86EA"/>
    <w:rsid w:val="6BE19B2D"/>
    <w:rsid w:val="6BE95F9C"/>
    <w:rsid w:val="6C00F5A8"/>
    <w:rsid w:val="6C02189D"/>
    <w:rsid w:val="6C21BD25"/>
    <w:rsid w:val="6C3F54D7"/>
    <w:rsid w:val="6C6BBBDC"/>
    <w:rsid w:val="6CA10C38"/>
    <w:rsid w:val="6CA2CFD9"/>
    <w:rsid w:val="6CB0B2CB"/>
    <w:rsid w:val="6CB9F24D"/>
    <w:rsid w:val="6CD854C2"/>
    <w:rsid w:val="6CD9EE24"/>
    <w:rsid w:val="6CDDB04D"/>
    <w:rsid w:val="6CFAFAFC"/>
    <w:rsid w:val="6CFDA1F6"/>
    <w:rsid w:val="6D3E9935"/>
    <w:rsid w:val="6D3F0064"/>
    <w:rsid w:val="6D4A6F27"/>
    <w:rsid w:val="6D5DAB88"/>
    <w:rsid w:val="6DB497F4"/>
    <w:rsid w:val="6DBB7211"/>
    <w:rsid w:val="6DD9FF50"/>
    <w:rsid w:val="6E34BB95"/>
    <w:rsid w:val="6E5A6404"/>
    <w:rsid w:val="6E77C094"/>
    <w:rsid w:val="6E79A750"/>
    <w:rsid w:val="6E876186"/>
    <w:rsid w:val="6E9A62C5"/>
    <w:rsid w:val="6ED4D1E0"/>
    <w:rsid w:val="6F3825C8"/>
    <w:rsid w:val="6F471949"/>
    <w:rsid w:val="6F650703"/>
    <w:rsid w:val="6F7D1CB7"/>
    <w:rsid w:val="6F931253"/>
    <w:rsid w:val="6FDCF2F7"/>
    <w:rsid w:val="70008FB4"/>
    <w:rsid w:val="70248815"/>
    <w:rsid w:val="7030AB90"/>
    <w:rsid w:val="703B8FFB"/>
    <w:rsid w:val="706EFAF4"/>
    <w:rsid w:val="707CD7D3"/>
    <w:rsid w:val="7082A864"/>
    <w:rsid w:val="70835C52"/>
    <w:rsid w:val="708D9BEC"/>
    <w:rsid w:val="7090C5A2"/>
    <w:rsid w:val="70E2D193"/>
    <w:rsid w:val="710B3E16"/>
    <w:rsid w:val="71211050"/>
    <w:rsid w:val="7123CA72"/>
    <w:rsid w:val="712728FA"/>
    <w:rsid w:val="7154EFCA"/>
    <w:rsid w:val="71563FBD"/>
    <w:rsid w:val="716FD9C1"/>
    <w:rsid w:val="71830FF6"/>
    <w:rsid w:val="718C7520"/>
    <w:rsid w:val="719531BF"/>
    <w:rsid w:val="71970D5F"/>
    <w:rsid w:val="719BEA8A"/>
    <w:rsid w:val="719D725B"/>
    <w:rsid w:val="720E3923"/>
    <w:rsid w:val="722A98C2"/>
    <w:rsid w:val="722CD6F2"/>
    <w:rsid w:val="723BC198"/>
    <w:rsid w:val="7257195E"/>
    <w:rsid w:val="7258272C"/>
    <w:rsid w:val="7273E9D7"/>
    <w:rsid w:val="729C104D"/>
    <w:rsid w:val="72AD7073"/>
    <w:rsid w:val="72B08F94"/>
    <w:rsid w:val="72B10914"/>
    <w:rsid w:val="72E15654"/>
    <w:rsid w:val="72F2455E"/>
    <w:rsid w:val="72F58683"/>
    <w:rsid w:val="72FD7B07"/>
    <w:rsid w:val="730719BB"/>
    <w:rsid w:val="732A0BE9"/>
    <w:rsid w:val="732EC6AE"/>
    <w:rsid w:val="73861193"/>
    <w:rsid w:val="73A7D216"/>
    <w:rsid w:val="73D47737"/>
    <w:rsid w:val="73E08DA6"/>
    <w:rsid w:val="73EBAA22"/>
    <w:rsid w:val="73F98733"/>
    <w:rsid w:val="74382E4F"/>
    <w:rsid w:val="743BA078"/>
    <w:rsid w:val="743E218B"/>
    <w:rsid w:val="744905F6"/>
    <w:rsid w:val="7457F977"/>
    <w:rsid w:val="7491B6E9"/>
    <w:rsid w:val="74A42552"/>
    <w:rsid w:val="74B21802"/>
    <w:rsid w:val="74C9A100"/>
    <w:rsid w:val="74E82371"/>
    <w:rsid w:val="74F09937"/>
    <w:rsid w:val="7500BAA4"/>
    <w:rsid w:val="7501E517"/>
    <w:rsid w:val="750C33FF"/>
    <w:rsid w:val="751C7D4F"/>
    <w:rsid w:val="751EFE08"/>
    <w:rsid w:val="75A87AFB"/>
    <w:rsid w:val="75AD8718"/>
    <w:rsid w:val="75BC60C9"/>
    <w:rsid w:val="75C6D4D0"/>
    <w:rsid w:val="75C6DE05"/>
    <w:rsid w:val="75E1D164"/>
    <w:rsid w:val="75F3DB87"/>
    <w:rsid w:val="76006631"/>
    <w:rsid w:val="760216CD"/>
    <w:rsid w:val="761B5DDF"/>
    <w:rsid w:val="7622DCDA"/>
    <w:rsid w:val="7637E0EF"/>
    <w:rsid w:val="764DD68B"/>
    <w:rsid w:val="76621152"/>
    <w:rsid w:val="7668407D"/>
    <w:rsid w:val="7681FC92"/>
    <w:rsid w:val="76CA4838"/>
    <w:rsid w:val="76E1073B"/>
    <w:rsid w:val="7703D064"/>
    <w:rsid w:val="77210133"/>
    <w:rsid w:val="7733738C"/>
    <w:rsid w:val="7746DDA0"/>
    <w:rsid w:val="7774DC6D"/>
    <w:rsid w:val="7777E5AD"/>
    <w:rsid w:val="77B5F3F2"/>
    <w:rsid w:val="77C45C96"/>
    <w:rsid w:val="77CDB26B"/>
    <w:rsid w:val="78079CB6"/>
    <w:rsid w:val="7815B518"/>
    <w:rsid w:val="788D9D98"/>
    <w:rsid w:val="788E4C5F"/>
    <w:rsid w:val="78ACA979"/>
    <w:rsid w:val="78B87BE0"/>
    <w:rsid w:val="78B8F060"/>
    <w:rsid w:val="78DA39CB"/>
    <w:rsid w:val="78EDDB68"/>
    <w:rsid w:val="78FE1A20"/>
    <w:rsid w:val="790A0ACA"/>
    <w:rsid w:val="790E309F"/>
    <w:rsid w:val="794AFF92"/>
    <w:rsid w:val="79A3843D"/>
    <w:rsid w:val="79B1DD57"/>
    <w:rsid w:val="79B9512C"/>
    <w:rsid w:val="79C227A2"/>
    <w:rsid w:val="79C30B3A"/>
    <w:rsid w:val="79E6FBF0"/>
    <w:rsid w:val="79FE72C9"/>
    <w:rsid w:val="7A01BFFD"/>
    <w:rsid w:val="7A1DB3B5"/>
    <w:rsid w:val="7A314EF4"/>
    <w:rsid w:val="7A5A5AFF"/>
    <w:rsid w:val="7A6D8F0F"/>
    <w:rsid w:val="7A7614A4"/>
    <w:rsid w:val="7A7B8E1F"/>
    <w:rsid w:val="7A9FE6DE"/>
    <w:rsid w:val="7AA7CB59"/>
    <w:rsid w:val="7AB285FE"/>
    <w:rsid w:val="7AB6C71C"/>
    <w:rsid w:val="7ABE5AD6"/>
    <w:rsid w:val="7AC0BF90"/>
    <w:rsid w:val="7ADCBF3F"/>
    <w:rsid w:val="7AE3124A"/>
    <w:rsid w:val="7AEEC619"/>
    <w:rsid w:val="7B19C00B"/>
    <w:rsid w:val="7B46950F"/>
    <w:rsid w:val="7B4BB2CC"/>
    <w:rsid w:val="7B532510"/>
    <w:rsid w:val="7B56404A"/>
    <w:rsid w:val="7B7D51D3"/>
    <w:rsid w:val="7BAFA9E2"/>
    <w:rsid w:val="7BBA406D"/>
    <w:rsid w:val="7BC61861"/>
    <w:rsid w:val="7BD88ABA"/>
    <w:rsid w:val="7BD9ED30"/>
    <w:rsid w:val="7BE247AF"/>
    <w:rsid w:val="7C01E24B"/>
    <w:rsid w:val="7C1BF97A"/>
    <w:rsid w:val="7C227E38"/>
    <w:rsid w:val="7C30D188"/>
    <w:rsid w:val="7C3644A3"/>
    <w:rsid w:val="7C3F0AE6"/>
    <w:rsid w:val="7C5F72E4"/>
    <w:rsid w:val="7CB9A223"/>
    <w:rsid w:val="7CC5C29D"/>
    <w:rsid w:val="7CF2560F"/>
    <w:rsid w:val="7CFC3517"/>
    <w:rsid w:val="7D107625"/>
    <w:rsid w:val="7D10E1BC"/>
    <w:rsid w:val="7D136278"/>
    <w:rsid w:val="7D2018C7"/>
    <w:rsid w:val="7D5FA16A"/>
    <w:rsid w:val="7D6C0D2E"/>
    <w:rsid w:val="7D7EA33F"/>
    <w:rsid w:val="7D83E818"/>
    <w:rsid w:val="7DD1691E"/>
    <w:rsid w:val="7E338770"/>
    <w:rsid w:val="7E4F9D52"/>
    <w:rsid w:val="7E4FCCF5"/>
    <w:rsid w:val="7E6D522D"/>
    <w:rsid w:val="7E7888F8"/>
    <w:rsid w:val="7E9D47E7"/>
    <w:rsid w:val="7EAACC28"/>
    <w:rsid w:val="7EAC4686"/>
    <w:rsid w:val="7EE14D4F"/>
    <w:rsid w:val="7EE442A7"/>
    <w:rsid w:val="7EF687B8"/>
    <w:rsid w:val="7F0F3C58"/>
    <w:rsid w:val="7F285AB4"/>
    <w:rsid w:val="7F3512D9"/>
    <w:rsid w:val="7F66E2A3"/>
    <w:rsid w:val="7F67C7B6"/>
    <w:rsid w:val="7F68400E"/>
    <w:rsid w:val="7F72CB1E"/>
    <w:rsid w:val="7F78064E"/>
    <w:rsid w:val="7FBA5821"/>
    <w:rsid w:val="7FE17E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4D76A2"/>
  <w15:chartTrackingRefBased/>
  <w15:docId w15:val="{C833264B-ED9D-4E3D-A599-05C2DCF1DB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PMingLiU"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styleId="Normal" w:default="1">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Title1" w:customStyle="1">
    <w:name w:val="Title1"/>
    <w:basedOn w:val="Normal"/>
    <w:next w:val="author"/>
    <w:pPr>
      <w:keepNext/>
      <w:keepLines/>
      <w:pageBreakBefore/>
      <w:tabs>
        <w:tab w:val="left" w:pos="284"/>
      </w:tabs>
      <w:suppressAutoHyphens/>
      <w:spacing w:after="460" w:line="348" w:lineRule="exact"/>
      <w:jc w:val="center"/>
    </w:pPr>
    <w:rPr>
      <w:b/>
      <w:sz w:val="28"/>
    </w:rPr>
  </w:style>
  <w:style w:type="paragraph" w:styleId="author" w:customStyle="1">
    <w:name w:val="author"/>
    <w:basedOn w:val="Normal"/>
    <w:next w:val="authorinfo"/>
    <w:pPr>
      <w:spacing w:after="220"/>
      <w:jc w:val="center"/>
    </w:pPr>
  </w:style>
  <w:style w:type="paragraph" w:styleId="authorinfo" w:customStyle="1">
    <w:name w:val="authorinfo"/>
    <w:basedOn w:val="Normal"/>
    <w:next w:val="email"/>
    <w:pPr>
      <w:jc w:val="center"/>
    </w:pPr>
    <w:rPr>
      <w:sz w:val="18"/>
    </w:rPr>
  </w:style>
  <w:style w:type="paragraph" w:styleId="email" w:customStyle="1">
    <w:name w:val="email"/>
    <w:basedOn w:val="Normal"/>
    <w:next w:val="abstract"/>
    <w:pPr>
      <w:jc w:val="center"/>
    </w:pPr>
    <w:rPr>
      <w:sz w:val="18"/>
    </w:rPr>
  </w:style>
  <w:style w:type="paragraph" w:styleId="heading10" w:customStyle="1">
    <w:name w:val="heading1"/>
    <w:basedOn w:val="Normal"/>
    <w:next w:val="p1a"/>
    <w:pPr>
      <w:keepNext/>
      <w:keepLines/>
      <w:tabs>
        <w:tab w:val="left" w:pos="454"/>
      </w:tabs>
      <w:suppressAutoHyphens/>
      <w:spacing w:before="520" w:after="280"/>
      <w:ind w:firstLine="0"/>
    </w:pPr>
    <w:rPr>
      <w:b/>
      <w:sz w:val="24"/>
    </w:rPr>
  </w:style>
  <w:style w:type="paragraph" w:styleId="heading20" w:customStyle="1">
    <w:name w:val="heading2"/>
    <w:basedOn w:val="Normal"/>
    <w:next w:val="p1a"/>
    <w:pPr>
      <w:keepNext/>
      <w:keepLines/>
      <w:tabs>
        <w:tab w:val="left" w:pos="510"/>
      </w:tabs>
      <w:suppressAutoHyphens/>
      <w:spacing w:before="440" w:after="220"/>
      <w:ind w:firstLine="0"/>
    </w:pPr>
    <w:rPr>
      <w:b/>
    </w:rPr>
  </w:style>
  <w:style w:type="paragraph" w:styleId="heading30" w:customStyle="1">
    <w:name w:val="heading3"/>
    <w:basedOn w:val="Normal"/>
    <w:next w:val="p1a"/>
    <w:link w:val="heading3Zchn"/>
    <w:pPr>
      <w:keepNext/>
      <w:keepLines/>
      <w:tabs>
        <w:tab w:val="left" w:pos="284"/>
      </w:tabs>
      <w:suppressAutoHyphens/>
      <w:spacing w:before="320"/>
      <w:ind w:firstLine="0"/>
    </w:pPr>
    <w:rPr>
      <w:b/>
    </w:rPr>
  </w:style>
  <w:style w:type="paragraph" w:styleId="equation" w:customStyle="1">
    <w:name w:val="equation"/>
    <w:basedOn w:val="Normal"/>
    <w:next w:val="Normal"/>
    <w:pPr>
      <w:tabs>
        <w:tab w:val="left" w:pos="6237"/>
      </w:tabs>
      <w:spacing w:before="120" w:after="120"/>
      <w:ind w:left="227"/>
      <w:jc w:val="center"/>
    </w:pPr>
  </w:style>
  <w:style w:type="paragraph" w:styleId="figlegend" w:customStyle="1">
    <w:name w:val="figlegend"/>
    <w:basedOn w:val="Normal"/>
    <w:next w:val="Normal"/>
    <w:pPr>
      <w:keepNext/>
      <w:keepLines/>
      <w:spacing w:before="120" w:after="240"/>
      <w:ind w:firstLine="0"/>
    </w:pPr>
    <w:rPr>
      <w:sz w:val="18"/>
    </w:rPr>
  </w:style>
  <w:style w:type="paragraph" w:styleId="tablelegend" w:customStyle="1">
    <w:name w:val="tablelegend"/>
    <w:basedOn w:val="Normal"/>
    <w:next w:val="Normal"/>
    <w:pPr>
      <w:keepNext/>
      <w:keepLines/>
      <w:spacing w:before="240" w:after="120"/>
      <w:ind w:firstLine="0"/>
    </w:pPr>
    <w:rPr>
      <w:sz w:val="18"/>
      <w:lang w:val="de-DE"/>
    </w:rPr>
  </w:style>
  <w:style w:type="paragraph" w:styleId="abstract" w:customStyle="1">
    <w:name w:val="abstract"/>
    <w:basedOn w:val="p1a"/>
    <w:next w:val="heading10"/>
    <w:pPr>
      <w:spacing w:before="600" w:after="120"/>
      <w:ind w:left="567" w:right="567"/>
    </w:pPr>
    <w:rPr>
      <w:sz w:val="18"/>
    </w:rPr>
  </w:style>
  <w:style w:type="paragraph" w:styleId="p1a" w:customStyle="1">
    <w:name w:val="p1a"/>
    <w:basedOn w:val="Normal"/>
    <w:next w:val="Normal"/>
    <w:link w:val="p1aZchn"/>
    <w:pPr>
      <w:ind w:firstLine="0"/>
    </w:pPr>
  </w:style>
  <w:style w:type="paragraph" w:styleId="reference" w:customStyle="1">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styleId="Runninghead-left" w:customStyle="1">
    <w:name w:val="Running head - left"/>
    <w:basedOn w:val="Normal"/>
    <w:pPr>
      <w:tabs>
        <w:tab w:val="left" w:pos="680"/>
        <w:tab w:val="right" w:pos="6237"/>
        <w:tab w:val="right" w:pos="6917"/>
      </w:tabs>
      <w:spacing w:after="240" w:line="240" w:lineRule="exact"/>
      <w:ind w:firstLine="0"/>
      <w:jc w:val="left"/>
    </w:pPr>
    <w:rPr>
      <w:sz w:val="18"/>
    </w:rPr>
  </w:style>
  <w:style w:type="paragraph" w:styleId="Runninghead-right" w:customStyle="1">
    <w:name w:val="Running head - right"/>
    <w:basedOn w:val="Runninghead-left"/>
    <w:pPr>
      <w:jc w:val="right"/>
    </w:pPr>
  </w:style>
  <w:style w:type="paragraph" w:styleId="BulletItem" w:customStyle="1">
    <w:name w:val="Bullet Item"/>
    <w:basedOn w:val="Item"/>
  </w:style>
  <w:style w:type="paragraph" w:styleId="Item" w:customStyle="1">
    <w:name w:val="Item"/>
    <w:basedOn w:val="Normal"/>
    <w:next w:val="Normal"/>
    <w:pPr>
      <w:tabs>
        <w:tab w:val="left" w:pos="227"/>
        <w:tab w:val="left" w:pos="454"/>
      </w:tabs>
      <w:ind w:left="227" w:hanging="227"/>
    </w:pPr>
  </w:style>
  <w:style w:type="paragraph" w:styleId="NumberedItem" w:customStyle="1">
    <w:name w:val="Numbered Item"/>
    <w:basedOn w:val="Item"/>
  </w:style>
  <w:style w:type="paragraph" w:styleId="FootnoteText">
    <w:name w:val="footnote text"/>
    <w:basedOn w:val="Normal"/>
    <w:semiHidden/>
    <w:pPr>
      <w:tabs>
        <w:tab w:val="left" w:pos="170"/>
      </w:tabs>
      <w:ind w:left="170" w:hanging="170"/>
    </w:pPr>
    <w:rPr>
      <w:sz w:val="18"/>
    </w:rPr>
  </w:style>
  <w:style w:type="paragraph" w:styleId="programcode" w:customStyle="1">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styleId="FunotentextFootnote" w:customStyle="1">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styleId="heading40" w:customStyle="1">
    <w:name w:val="heading4"/>
    <w:basedOn w:val="Normal"/>
    <w:next w:val="p1a"/>
    <w:pPr>
      <w:spacing w:before="320"/>
      <w:ind w:firstLine="0"/>
    </w:pPr>
    <w:rPr>
      <w:i/>
    </w:rPr>
  </w:style>
  <w:style w:type="paragraph" w:styleId="address" w:customStyle="1">
    <w:name w:val="address"/>
    <w:basedOn w:val="Normal"/>
    <w:next w:val="email"/>
    <w:rsid w:val="009B1D59"/>
    <w:pPr>
      <w:jc w:val="center"/>
    </w:pPr>
    <w:rPr>
      <w:sz w:val="18"/>
    </w:rPr>
  </w:style>
  <w:style w:type="paragraph" w:styleId="figurelegend" w:customStyle="1">
    <w:name w:val="figure legend"/>
    <w:basedOn w:val="Normal"/>
    <w:next w:val="Normal"/>
    <w:rsid w:val="009B1D59"/>
    <w:pPr>
      <w:keepNext/>
      <w:keepLines/>
      <w:spacing w:before="120" w:after="240"/>
      <w:ind w:firstLine="0"/>
    </w:pPr>
    <w:rPr>
      <w:sz w:val="18"/>
    </w:rPr>
  </w:style>
  <w:style w:type="paragraph" w:styleId="tabletitle" w:customStyle="1">
    <w:name w:val="table title"/>
    <w:basedOn w:val="Normal"/>
    <w:next w:val="Normal"/>
    <w:rsid w:val="009B1D59"/>
    <w:pPr>
      <w:keepNext/>
      <w:keepLines/>
      <w:spacing w:before="240" w:after="120"/>
      <w:ind w:firstLine="0"/>
    </w:pPr>
    <w:rPr>
      <w:sz w:val="18"/>
      <w:lang w:val="de-DE"/>
    </w:rPr>
  </w:style>
  <w:style w:type="paragraph" w:styleId="referenceitem" w:customStyle="1">
    <w:name w:val="referenceitem"/>
    <w:basedOn w:val="Normal"/>
    <w:rsid w:val="009B1D59"/>
    <w:pPr>
      <w:ind w:left="227" w:hanging="227"/>
    </w:pPr>
    <w:rPr>
      <w:sz w:val="18"/>
    </w:rPr>
  </w:style>
  <w:style w:type="character" w:styleId="Hyperlink">
    <w:name w:val="Hyperlink"/>
    <w:rsid w:val="009B1D59"/>
    <w:rPr>
      <w:color w:val="0000FF"/>
      <w:u w:val="single"/>
    </w:rPr>
  </w:style>
  <w:style w:type="paragraph" w:styleId="BodyText21" w:customStyle="1">
    <w:name w:val="Body Text 21"/>
    <w:basedOn w:val="Normal"/>
    <w:rsid w:val="009B1D59"/>
  </w:style>
  <w:style w:type="character" w:styleId="heading3Zchn" w:customStyle="1">
    <w:name w:val="heading3 Zchn"/>
    <w:link w:val="heading30"/>
    <w:rsid w:val="009F4136"/>
    <w:rPr>
      <w:rFonts w:ascii="Times" w:hAnsi="Times"/>
      <w:b/>
      <w:lang w:val="en-US" w:eastAsia="de-DE" w:bidi="ar-SA"/>
    </w:rPr>
  </w:style>
  <w:style w:type="character" w:styleId="p1aZchn" w:customStyle="1">
    <w:name w:val="p1a Zchn"/>
    <w:link w:val="p1a"/>
    <w:rsid w:val="009F4136"/>
    <w:rPr>
      <w:rFonts w:ascii="Times" w:hAnsi="Times"/>
      <w:lang w:val="en-US" w:eastAsia="de-DE" w:bidi="ar-SA"/>
    </w:rPr>
  </w:style>
  <w:style w:type="character" w:styleId="UnresolvedMention">
    <w:name w:val="Unresolved Mention"/>
    <w:uiPriority w:val="47"/>
    <w:rsid w:val="009B5E2A"/>
    <w:rPr>
      <w:color w:val="808080"/>
      <w:shd w:val="clear" w:color="auto" w:fill="E6E6E6"/>
    </w:rPr>
  </w:style>
  <w:style w:type="character" w:styleId="CommentReference">
    <w:name w:val="annotation reference"/>
    <w:uiPriority w:val="99"/>
    <w:semiHidden/>
    <w:unhideWhenUsed/>
    <w:rsid w:val="00AB30C7"/>
    <w:rPr>
      <w:sz w:val="16"/>
      <w:szCs w:val="16"/>
    </w:rPr>
  </w:style>
  <w:style w:type="paragraph" w:styleId="CommentText">
    <w:name w:val="annotation text"/>
    <w:basedOn w:val="Normal"/>
    <w:link w:val="CommentTextChar"/>
    <w:uiPriority w:val="99"/>
    <w:semiHidden/>
    <w:unhideWhenUsed/>
    <w:rsid w:val="00AB30C7"/>
  </w:style>
  <w:style w:type="character" w:styleId="CommentTextChar" w:customStyle="1">
    <w:name w:val="Comment Text Char"/>
    <w:link w:val="CommentText"/>
    <w:uiPriority w:val="99"/>
    <w:semiHidden/>
    <w:rsid w:val="00AB30C7"/>
    <w:rPr>
      <w:rFonts w:ascii="Times" w:hAnsi="Times"/>
      <w:lang w:eastAsia="de-DE"/>
    </w:rPr>
  </w:style>
  <w:style w:type="paragraph" w:styleId="CommentSubject">
    <w:name w:val="annotation subject"/>
    <w:basedOn w:val="CommentText"/>
    <w:next w:val="CommentText"/>
    <w:link w:val="CommentSubjectChar"/>
    <w:uiPriority w:val="99"/>
    <w:semiHidden/>
    <w:unhideWhenUsed/>
    <w:rsid w:val="00AB30C7"/>
    <w:rPr>
      <w:b/>
      <w:bCs/>
    </w:rPr>
  </w:style>
  <w:style w:type="character" w:styleId="CommentSubjectChar" w:customStyle="1">
    <w:name w:val="Comment Subject Char"/>
    <w:link w:val="CommentSubject"/>
    <w:uiPriority w:val="99"/>
    <w:semiHidden/>
    <w:rsid w:val="00AB30C7"/>
    <w:rPr>
      <w:rFonts w:ascii="Times" w:hAnsi="Times"/>
      <w:b/>
      <w:bCs/>
      <w:lang w:eastAsia="de-DE"/>
    </w:rPr>
  </w:style>
  <w:style w:type="paragraph" w:styleId="NormalWeb">
    <w:name w:val="Normal (Web)"/>
    <w:basedOn w:val="Normal"/>
    <w:uiPriority w:val="99"/>
    <w:semiHidden/>
    <w:unhideWhenUsed/>
    <w:rsid w:val="00275AD7"/>
    <w:pPr>
      <w:spacing w:before="100" w:beforeAutospacing="1" w:after="100" w:afterAutospacing="1"/>
      <w:ind w:firstLine="0"/>
      <w:jc w:val="left"/>
    </w:pPr>
    <w:rPr>
      <w:rFonts w:ascii="Times New Roman" w:hAnsi="Times New Roman" w:eastAsia="Times New Roman"/>
      <w:sz w:val="24"/>
      <w:szCs w:val="24"/>
      <w:lang w:eastAsia="en-US"/>
    </w:rPr>
  </w:style>
  <w:style w:type="paragraph" w:styleId="ListParagraph">
    <w:name w:val="List Paragraph"/>
    <w:basedOn w:val="Normal"/>
    <w:uiPriority w:val="72"/>
    <w:qFormat/>
    <w:rsid w:val="00275A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7410">
      <w:bodyDiv w:val="1"/>
      <w:marLeft w:val="0"/>
      <w:marRight w:val="0"/>
      <w:marTop w:val="0"/>
      <w:marBottom w:val="0"/>
      <w:divBdr>
        <w:top w:val="none" w:sz="0" w:space="0" w:color="auto"/>
        <w:left w:val="none" w:sz="0" w:space="0" w:color="auto"/>
        <w:bottom w:val="none" w:sz="0" w:space="0" w:color="auto"/>
        <w:right w:val="none" w:sz="0" w:space="0" w:color="auto"/>
      </w:divBdr>
    </w:div>
    <w:div w:id="373651895">
      <w:bodyDiv w:val="1"/>
      <w:marLeft w:val="0"/>
      <w:marRight w:val="0"/>
      <w:marTop w:val="0"/>
      <w:marBottom w:val="0"/>
      <w:divBdr>
        <w:top w:val="none" w:sz="0" w:space="0" w:color="auto"/>
        <w:left w:val="none" w:sz="0" w:space="0" w:color="auto"/>
        <w:bottom w:val="none" w:sz="0" w:space="0" w:color="auto"/>
        <w:right w:val="none" w:sz="0" w:space="0" w:color="auto"/>
      </w:divBdr>
    </w:div>
    <w:div w:id="607203490">
      <w:bodyDiv w:val="1"/>
      <w:marLeft w:val="0"/>
      <w:marRight w:val="0"/>
      <w:marTop w:val="0"/>
      <w:marBottom w:val="0"/>
      <w:divBdr>
        <w:top w:val="none" w:sz="0" w:space="0" w:color="auto"/>
        <w:left w:val="none" w:sz="0" w:space="0" w:color="auto"/>
        <w:bottom w:val="none" w:sz="0" w:space="0" w:color="auto"/>
        <w:right w:val="none" w:sz="0" w:space="0" w:color="auto"/>
      </w:divBdr>
    </w:div>
    <w:div w:id="646862532">
      <w:bodyDiv w:val="1"/>
      <w:marLeft w:val="0"/>
      <w:marRight w:val="0"/>
      <w:marTop w:val="0"/>
      <w:marBottom w:val="0"/>
      <w:divBdr>
        <w:top w:val="none" w:sz="0" w:space="0" w:color="auto"/>
        <w:left w:val="none" w:sz="0" w:space="0" w:color="auto"/>
        <w:bottom w:val="none" w:sz="0" w:space="0" w:color="auto"/>
        <w:right w:val="none" w:sz="0" w:space="0" w:color="auto"/>
      </w:divBdr>
    </w:div>
    <w:div w:id="968585150">
      <w:bodyDiv w:val="1"/>
      <w:marLeft w:val="0"/>
      <w:marRight w:val="0"/>
      <w:marTop w:val="0"/>
      <w:marBottom w:val="0"/>
      <w:divBdr>
        <w:top w:val="none" w:sz="0" w:space="0" w:color="auto"/>
        <w:left w:val="none" w:sz="0" w:space="0" w:color="auto"/>
        <w:bottom w:val="none" w:sz="0" w:space="0" w:color="auto"/>
        <w:right w:val="none" w:sz="0" w:space="0" w:color="auto"/>
      </w:divBdr>
    </w:div>
    <w:div w:id="1024792386">
      <w:bodyDiv w:val="1"/>
      <w:marLeft w:val="0"/>
      <w:marRight w:val="0"/>
      <w:marTop w:val="0"/>
      <w:marBottom w:val="0"/>
      <w:divBdr>
        <w:top w:val="none" w:sz="0" w:space="0" w:color="auto"/>
        <w:left w:val="none" w:sz="0" w:space="0" w:color="auto"/>
        <w:bottom w:val="none" w:sz="0" w:space="0" w:color="auto"/>
        <w:right w:val="none" w:sz="0" w:space="0" w:color="auto"/>
      </w:divBdr>
    </w:div>
    <w:div w:id="1386023143">
      <w:bodyDiv w:val="1"/>
      <w:marLeft w:val="0"/>
      <w:marRight w:val="0"/>
      <w:marTop w:val="0"/>
      <w:marBottom w:val="0"/>
      <w:divBdr>
        <w:top w:val="none" w:sz="0" w:space="0" w:color="auto"/>
        <w:left w:val="none" w:sz="0" w:space="0" w:color="auto"/>
        <w:bottom w:val="none" w:sz="0" w:space="0" w:color="auto"/>
        <w:right w:val="none" w:sz="0" w:space="0" w:color="auto"/>
      </w:divBdr>
    </w:div>
    <w:div w:id="1405641542">
      <w:bodyDiv w:val="1"/>
      <w:marLeft w:val="0"/>
      <w:marRight w:val="0"/>
      <w:marTop w:val="0"/>
      <w:marBottom w:val="0"/>
      <w:divBdr>
        <w:top w:val="none" w:sz="0" w:space="0" w:color="auto"/>
        <w:left w:val="none" w:sz="0" w:space="0" w:color="auto"/>
        <w:bottom w:val="none" w:sz="0" w:space="0" w:color="auto"/>
        <w:right w:val="none" w:sz="0" w:space="0" w:color="auto"/>
      </w:divBdr>
    </w:div>
    <w:div w:id="1483623702">
      <w:bodyDiv w:val="1"/>
      <w:marLeft w:val="0"/>
      <w:marRight w:val="0"/>
      <w:marTop w:val="0"/>
      <w:marBottom w:val="0"/>
      <w:divBdr>
        <w:top w:val="none" w:sz="0" w:space="0" w:color="auto"/>
        <w:left w:val="none" w:sz="0" w:space="0" w:color="auto"/>
        <w:bottom w:val="none" w:sz="0" w:space="0" w:color="auto"/>
        <w:right w:val="none" w:sz="0" w:space="0" w:color="auto"/>
      </w:divBdr>
    </w:div>
    <w:div w:id="1521502636">
      <w:bodyDiv w:val="1"/>
      <w:marLeft w:val="0"/>
      <w:marRight w:val="0"/>
      <w:marTop w:val="0"/>
      <w:marBottom w:val="0"/>
      <w:divBdr>
        <w:top w:val="none" w:sz="0" w:space="0" w:color="auto"/>
        <w:left w:val="none" w:sz="0" w:space="0" w:color="auto"/>
        <w:bottom w:val="none" w:sz="0" w:space="0" w:color="auto"/>
        <w:right w:val="none" w:sz="0" w:space="0" w:color="auto"/>
      </w:divBdr>
    </w:div>
    <w:div w:id="167707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hyperlink" Target="https://doi.org/10.1177/0145561320933040" TargetMode="External" Id="rId13" /><Relationship Type="http://schemas.microsoft.com/office/2011/relationships/people" Target="people.xml" Id="rId18" /><Relationship Type="http://schemas.openxmlformats.org/officeDocument/2006/relationships/settings" Target="settings.xml" Id="rId3" /><Relationship Type="http://schemas.openxmlformats.org/officeDocument/2006/relationships/comments" Target="comments.xml" Id="rId7" /><Relationship Type="http://schemas.openxmlformats.org/officeDocument/2006/relationships/hyperlink" Target="https://doi.org/10.1097/00006205-200102000-00005" TargetMode="External"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hyperlink" Target="https://doi.org/10.1111/itor.12968" TargetMode="Externa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doi.org/10.1007/s13755-018-0051-3" TargetMode="External" Id="rId11" /><Relationship Type="http://schemas.openxmlformats.org/officeDocument/2006/relationships/footnotes" Target="footnotes.xml" Id="rId5" /><Relationship Type="http://schemas.openxmlformats.org/officeDocument/2006/relationships/hyperlink" Target="https://doi.org/10.1007/s10611-017-9689-z" TargetMode="External" Id="rId15" /><Relationship Type="http://schemas.microsoft.com/office/2019/09/relationships/intelligence" Target="intelligence.xml" Id="R9ea1838489bb4b75" /><Relationship Type="http://schemas.microsoft.com/office/2018/08/relationships/commentsExtensible" Target="commentsExtensible.xml" Id="rId10" /><Relationship Type="http://schemas.openxmlformats.org/officeDocument/2006/relationships/theme" Target="theme/theme1.xml" Id="rId19"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hyperlink" Target="https://doi.org/10.1186/s40537-019-0225-0" TargetMode="External" Id="rId14" /><Relationship Type="http://schemas.openxmlformats.org/officeDocument/2006/relationships/image" Target="/media/image2.png" Id="Rf043953dfa1347b6" /><Relationship Type="http://schemas.openxmlformats.org/officeDocument/2006/relationships/image" Target="/media/image3.png" Id="R69d567de873d4e44" /><Relationship Type="http://schemas.openxmlformats.org/officeDocument/2006/relationships/image" Target="/media/image4.png" Id="Rf7d6b5b5079446c2" /><Relationship Type="http://schemas.openxmlformats.org/officeDocument/2006/relationships/image" Target="/media/image5.png" Id="Rbee49287826c4aba" /><Relationship Type="http://schemas.openxmlformats.org/officeDocument/2006/relationships/image" Target="/media/image6.png" Id="Rba7237b4313b439e" /><Relationship Type="http://schemas.openxmlformats.org/officeDocument/2006/relationships/image" Target="/media/image7.png" Id="R62505aaefd2e4e9c" /><Relationship Type="http://schemas.openxmlformats.org/officeDocument/2006/relationships/image" Target="/media/image8.png" Id="Re679e26b22be448f" /><Relationship Type="http://schemas.openxmlformats.org/officeDocument/2006/relationships/image" Target="/media/image9.png" Id="R74a4e23148e74307" /><Relationship Type="http://schemas.openxmlformats.org/officeDocument/2006/relationships/image" Target="/media/imagea.png" Id="R89db1733df854940" /><Relationship Type="http://schemas.openxmlformats.org/officeDocument/2006/relationships/image" Target="/media/imageb.png" Id="R2e8c6af08f014758" /><Relationship Type="http://schemas.openxmlformats.org/officeDocument/2006/relationships/image" Target="/media/imagec.png" Id="Re144392bc5c74449" /><Relationship Type="http://schemas.openxmlformats.org/officeDocument/2006/relationships/hyperlink" Target="https://www.cms.gov/Research-Statistics-Data-and-Systems/Statistics-Trends-and-Reports/Medicare-Provider-Charge-Data/Physician-and-Other-Supplier" TargetMode="External" Id="Rad4d7e12923f47fa" /></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E:\Dokumente und Einstellungen\Kramer.SPRINGER-SBM\Desktop\in here\AuthorsInstructions\Wordnew\trial.dot</ap:Template>
  <ap:Application>Microsoft Word for the web</ap:Application>
  <ap:DocSecurity>0</ap:DocSecurity>
  <ap:ScaleCrop>false</ap:ScaleCrop>
  <ap:Company>Springer Verlag GmbH &amp; Co.KG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sv-lncs</dc:title>
  <dc:subject/>
  <dc:creator>Springer-SBM</dc:creator>
  <keywords/>
  <dc:description>Copyright Springer-Verlag Heidelberg Berlin 2002</dc:description>
  <lastModifiedBy>Olanipekun, Babatunde</lastModifiedBy>
  <revision>282</revision>
  <lastPrinted>2006-03-24T19:58:00.0000000Z</lastPrinted>
  <dcterms:created xsi:type="dcterms:W3CDTF">2021-11-07T22:37:00.0000000Z</dcterms:created>
  <dcterms:modified xsi:type="dcterms:W3CDTF">2022-01-12T03:15:29.1566809Z</dcterms:modified>
</coreProperties>
</file>